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40E32" w14:textId="77777777" w:rsidR="003A17A2" w:rsidRDefault="003A17A2">
      <w:r>
        <w:rPr>
          <w:noProof/>
        </w:rPr>
        <w:drawing>
          <wp:anchor distT="0" distB="0" distL="114300" distR="114300" simplePos="0" relativeHeight="251660288" behindDoc="1" locked="0" layoutInCell="1" allowOverlap="1" wp14:anchorId="7D365FF8" wp14:editId="2A0CA26F">
            <wp:simplePos x="0" y="0"/>
            <wp:positionH relativeFrom="column">
              <wp:posOffset>1600200</wp:posOffset>
            </wp:positionH>
            <wp:positionV relativeFrom="margin">
              <wp:posOffset>-718457</wp:posOffset>
            </wp:positionV>
            <wp:extent cx="2597787" cy="1164771"/>
            <wp:effectExtent l="0" t="0" r="0" b="0"/>
            <wp:wrapNone/>
            <wp:docPr id="1907978005" name="Picture 2" descr="R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MS"/>
                    <pic:cNvPicPr>
                      <a:picLocks noChangeAspect="1" noChangeArrowheads="1"/>
                    </pic:cNvPicPr>
                  </pic:nvPicPr>
                  <pic:blipFill rotWithShape="1">
                    <a:blip r:embed="rId8">
                      <a:extLst>
                        <a:ext uri="{28A0092B-C50C-407E-A947-70E740481C1C}">
                          <a14:useLocalDpi xmlns:a14="http://schemas.microsoft.com/office/drawing/2010/main" val="0"/>
                        </a:ext>
                      </a:extLst>
                    </a:blip>
                    <a:srcRect l="5707" t="21586" r="6137" b="32651"/>
                    <a:stretch/>
                  </pic:blipFill>
                  <pic:spPr bwMode="auto">
                    <a:xfrm>
                      <a:off x="0" y="0"/>
                      <a:ext cx="2692659" cy="12073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0F31567B" w14:textId="77777777" w:rsidR="003A17A2" w:rsidRDefault="003A17A2" w:rsidP="00FB63E8">
      <w:pPr>
        <w:rPr>
          <w:noProof/>
        </w:rPr>
      </w:pPr>
      <w:r>
        <w:rPr>
          <w:noProof/>
        </w:rPr>
        <w:drawing>
          <wp:anchor distT="0" distB="0" distL="114300" distR="114300" simplePos="0" relativeHeight="251659264" behindDoc="1" locked="0" layoutInCell="1" allowOverlap="1" wp14:anchorId="41C0412F" wp14:editId="07917F25">
            <wp:simplePos x="0" y="0"/>
            <wp:positionH relativeFrom="margin">
              <wp:posOffset>-1045029</wp:posOffset>
            </wp:positionH>
            <wp:positionV relativeFrom="page">
              <wp:posOffset>2155371</wp:posOffset>
            </wp:positionV>
            <wp:extent cx="8164830" cy="6041572"/>
            <wp:effectExtent l="0" t="0" r="7620" b="0"/>
            <wp:wrapNone/>
            <wp:docPr id="827668696"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9">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182721" cy="6054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14:paraId="72CF6224" w14:textId="77777777" w:rsidR="003A17A2" w:rsidRPr="00AD1A7B" w:rsidRDefault="003A17A2" w:rsidP="00FB63E8">
      <w:pPr>
        <w:rPr>
          <w:b/>
          <w:bCs/>
          <w:sz w:val="52"/>
          <w:szCs w:val="52"/>
        </w:rPr>
      </w:pPr>
      <w:r>
        <w:rPr>
          <w:noProof/>
        </w:rPr>
        <w:t xml:space="preserve">                                                      </w:t>
      </w:r>
      <w:r>
        <w:t xml:space="preserve"> </w:t>
      </w:r>
      <w:r w:rsidRPr="00AD1A7B">
        <w:rPr>
          <w:b/>
          <w:bCs/>
          <w:sz w:val="52"/>
          <w:szCs w:val="52"/>
        </w:rPr>
        <w:t>PROJECT REPORT</w:t>
      </w:r>
    </w:p>
    <w:p w14:paraId="18F50324" w14:textId="77777777" w:rsidR="003A17A2" w:rsidRPr="00AD1A7B" w:rsidRDefault="003A17A2" w:rsidP="00FB63E8">
      <w:pPr>
        <w:rPr>
          <w:b/>
          <w:bCs/>
          <w:sz w:val="52"/>
          <w:szCs w:val="52"/>
        </w:rPr>
      </w:pPr>
      <w:r w:rsidRPr="00AD1A7B">
        <w:rPr>
          <w:b/>
          <w:bCs/>
          <w:sz w:val="52"/>
          <w:szCs w:val="52"/>
        </w:rPr>
        <w:t xml:space="preserve">                                    ON</w:t>
      </w:r>
    </w:p>
    <w:p w14:paraId="0A864849" w14:textId="77777777" w:rsidR="003A17A2" w:rsidRDefault="003A17A2" w:rsidP="00FB63E8">
      <w:pPr>
        <w:jc w:val="center"/>
        <w:rPr>
          <w:b/>
          <w:bCs/>
          <w:sz w:val="56"/>
          <w:szCs w:val="56"/>
        </w:rPr>
      </w:pPr>
      <w:r>
        <w:rPr>
          <w:b/>
          <w:bCs/>
          <w:sz w:val="56"/>
          <w:szCs w:val="56"/>
        </w:rPr>
        <w:t xml:space="preserve">   </w:t>
      </w:r>
      <w:r w:rsidRPr="0065733D">
        <w:rPr>
          <w:b/>
          <w:bCs/>
          <w:sz w:val="56"/>
          <w:szCs w:val="56"/>
        </w:rPr>
        <w:t xml:space="preserve">AIR QUALITY INDEX </w:t>
      </w:r>
      <w:r>
        <w:rPr>
          <w:b/>
          <w:bCs/>
          <w:sz w:val="56"/>
          <w:szCs w:val="56"/>
        </w:rPr>
        <w:t>CALCULATOR</w:t>
      </w:r>
    </w:p>
    <w:p w14:paraId="5C8FC194" w14:textId="77777777" w:rsidR="003A17A2" w:rsidRPr="00116B97" w:rsidRDefault="003A17A2" w:rsidP="00FB63E8">
      <w:pPr>
        <w:jc w:val="center"/>
        <w:rPr>
          <w:b/>
          <w:bCs/>
          <w:color w:val="2F5496" w:themeColor="accent1" w:themeShade="BF"/>
          <w:sz w:val="48"/>
          <w:szCs w:val="48"/>
        </w:rPr>
      </w:pPr>
      <w:r w:rsidRPr="00116B97">
        <w:rPr>
          <w:b/>
          <w:bCs/>
          <w:color w:val="2F5496" w:themeColor="accent1" w:themeShade="BF"/>
          <w:sz w:val="48"/>
          <w:szCs w:val="48"/>
        </w:rPr>
        <w:t>SUBMITTED</w:t>
      </w:r>
    </w:p>
    <w:p w14:paraId="1202394A" w14:textId="77777777" w:rsidR="003A17A2" w:rsidRPr="00116B97" w:rsidRDefault="003A17A2" w:rsidP="00FB63E8">
      <w:pPr>
        <w:jc w:val="center"/>
        <w:rPr>
          <w:b/>
          <w:bCs/>
          <w:color w:val="2F5496" w:themeColor="accent1" w:themeShade="BF"/>
          <w:sz w:val="48"/>
          <w:szCs w:val="48"/>
        </w:rPr>
      </w:pPr>
      <w:r w:rsidRPr="00116B97">
        <w:rPr>
          <w:b/>
          <w:bCs/>
          <w:color w:val="2F5496" w:themeColor="accent1" w:themeShade="BF"/>
          <w:sz w:val="48"/>
          <w:szCs w:val="48"/>
        </w:rPr>
        <w:t>TO</w:t>
      </w:r>
    </w:p>
    <w:p w14:paraId="7A5C7C49" w14:textId="77777777" w:rsidR="003A17A2" w:rsidRPr="00E079D9" w:rsidRDefault="003A17A2" w:rsidP="00FB63E8">
      <w:pPr>
        <w:jc w:val="center"/>
        <w:rPr>
          <w:b/>
          <w:bCs/>
          <w:color w:val="C00000"/>
          <w:sz w:val="44"/>
          <w:szCs w:val="44"/>
        </w:rPr>
      </w:pPr>
      <w:r w:rsidRPr="00E079D9">
        <w:rPr>
          <w:b/>
          <w:bCs/>
          <w:color w:val="C00000"/>
          <w:sz w:val="44"/>
          <w:szCs w:val="44"/>
        </w:rPr>
        <w:t>ROURKELA INSTITUTE OF MANAGEMENT STUDIES</w:t>
      </w:r>
    </w:p>
    <w:p w14:paraId="4918E365" w14:textId="77777777" w:rsidR="003A17A2" w:rsidRDefault="003A17A2" w:rsidP="00FB63E8">
      <w:pPr>
        <w:jc w:val="center"/>
        <w:rPr>
          <w:b/>
          <w:bCs/>
          <w:color w:val="806000" w:themeColor="accent4" w:themeShade="80"/>
          <w:sz w:val="32"/>
          <w:szCs w:val="32"/>
        </w:rPr>
      </w:pPr>
      <w:r>
        <w:rPr>
          <w:b/>
          <w:bCs/>
          <w:color w:val="806000" w:themeColor="accent4" w:themeShade="80"/>
          <w:sz w:val="32"/>
          <w:szCs w:val="32"/>
        </w:rPr>
        <w:t xml:space="preserve">  </w:t>
      </w:r>
      <w:r w:rsidRPr="002872E6">
        <w:rPr>
          <w:b/>
          <w:bCs/>
          <w:color w:val="806000" w:themeColor="accent4" w:themeShade="80"/>
          <w:sz w:val="32"/>
          <w:szCs w:val="32"/>
        </w:rPr>
        <w:t>(As a partial fulfillment of the requirement for the award of degree)</w:t>
      </w:r>
    </w:p>
    <w:p w14:paraId="5AD882AA" w14:textId="77777777" w:rsidR="003A17A2" w:rsidRDefault="003A17A2" w:rsidP="00FB63E8">
      <w:pPr>
        <w:jc w:val="center"/>
        <w:rPr>
          <w:b/>
          <w:bCs/>
          <w:color w:val="2F5496" w:themeColor="accent1" w:themeShade="BF"/>
          <w:sz w:val="48"/>
          <w:szCs w:val="48"/>
        </w:rPr>
      </w:pPr>
      <w:r w:rsidRPr="00D009EF">
        <w:rPr>
          <w:b/>
          <w:bCs/>
          <w:color w:val="2F5496" w:themeColor="accent1" w:themeShade="BF"/>
          <w:sz w:val="48"/>
          <w:szCs w:val="48"/>
        </w:rPr>
        <w:t>FOR</w:t>
      </w:r>
    </w:p>
    <w:p w14:paraId="3F199FF4" w14:textId="77777777" w:rsidR="003A17A2" w:rsidRDefault="003A17A2" w:rsidP="00FB63E8">
      <w:pPr>
        <w:jc w:val="center"/>
        <w:rPr>
          <w:b/>
          <w:bCs/>
          <w:color w:val="C00000"/>
          <w:sz w:val="48"/>
          <w:szCs w:val="48"/>
        </w:rPr>
      </w:pPr>
      <w:r>
        <w:rPr>
          <w:b/>
          <w:bCs/>
          <w:color w:val="C00000"/>
          <w:sz w:val="48"/>
          <w:szCs w:val="48"/>
        </w:rPr>
        <w:t xml:space="preserve"> </w:t>
      </w:r>
      <w:r w:rsidRPr="005026A3">
        <w:rPr>
          <w:b/>
          <w:bCs/>
          <w:color w:val="C00000"/>
          <w:sz w:val="48"/>
          <w:szCs w:val="48"/>
        </w:rPr>
        <w:t>“BACHELOR OF COMPUTER APPLICATION”</w:t>
      </w:r>
    </w:p>
    <w:p w14:paraId="551A3891" w14:textId="77777777" w:rsidR="003A17A2" w:rsidRDefault="003A17A2" w:rsidP="00FB63E8">
      <w:pPr>
        <w:jc w:val="center"/>
        <w:rPr>
          <w:b/>
          <w:bCs/>
          <w:color w:val="2F5496" w:themeColor="accent1" w:themeShade="BF"/>
          <w:sz w:val="48"/>
          <w:szCs w:val="48"/>
        </w:rPr>
      </w:pPr>
      <w:r>
        <w:rPr>
          <w:b/>
          <w:bCs/>
          <w:color w:val="2F5496" w:themeColor="accent1" w:themeShade="BF"/>
          <w:sz w:val="48"/>
          <w:szCs w:val="48"/>
        </w:rPr>
        <w:t>SUBMITTED BY</w:t>
      </w:r>
    </w:p>
    <w:p w14:paraId="69F90637" w14:textId="16069613" w:rsidR="003A17A2" w:rsidRDefault="00A01975" w:rsidP="00FB63E8">
      <w:pPr>
        <w:jc w:val="center"/>
        <w:rPr>
          <w:b/>
          <w:bCs/>
          <w:color w:val="222A35" w:themeColor="text2" w:themeShade="80"/>
          <w:sz w:val="52"/>
          <w:szCs w:val="52"/>
        </w:rPr>
      </w:pPr>
      <w:r>
        <w:rPr>
          <w:b/>
          <w:bCs/>
          <w:color w:val="222A35" w:themeColor="text2" w:themeShade="80"/>
          <w:sz w:val="52"/>
          <w:szCs w:val="52"/>
        </w:rPr>
        <w:t>ANURUPA PAL</w:t>
      </w:r>
    </w:p>
    <w:p w14:paraId="11704945" w14:textId="33BAE75E" w:rsidR="003A17A2" w:rsidRDefault="003A17A2" w:rsidP="00FB63E8">
      <w:pPr>
        <w:jc w:val="center"/>
        <w:rPr>
          <w:b/>
          <w:bCs/>
          <w:color w:val="000000" w:themeColor="text1"/>
          <w:sz w:val="48"/>
          <w:szCs w:val="48"/>
        </w:rPr>
      </w:pPr>
      <w:r w:rsidRPr="009A79EE">
        <w:rPr>
          <w:b/>
          <w:bCs/>
          <w:color w:val="000000" w:themeColor="text1"/>
          <w:sz w:val="48"/>
          <w:szCs w:val="48"/>
        </w:rPr>
        <w:t>R</w:t>
      </w:r>
      <w:r w:rsidR="00A20083">
        <w:rPr>
          <w:b/>
          <w:bCs/>
          <w:color w:val="000000" w:themeColor="text1"/>
          <w:sz w:val="48"/>
          <w:szCs w:val="48"/>
        </w:rPr>
        <w:t>OLL</w:t>
      </w:r>
      <w:r w:rsidRPr="009A79EE">
        <w:rPr>
          <w:b/>
          <w:bCs/>
          <w:color w:val="000000" w:themeColor="text1"/>
          <w:sz w:val="48"/>
          <w:szCs w:val="48"/>
        </w:rPr>
        <w:t xml:space="preserve"> NO: S3122BCA0</w:t>
      </w:r>
      <w:r w:rsidR="00A01975">
        <w:rPr>
          <w:b/>
          <w:bCs/>
          <w:color w:val="000000" w:themeColor="text1"/>
          <w:sz w:val="48"/>
          <w:szCs w:val="48"/>
        </w:rPr>
        <w:t>10</w:t>
      </w:r>
    </w:p>
    <w:p w14:paraId="1BB79504" w14:textId="77777777" w:rsidR="003A17A2" w:rsidRDefault="003A17A2" w:rsidP="00FB63E8">
      <w:pPr>
        <w:jc w:val="center"/>
        <w:rPr>
          <w:b/>
          <w:bCs/>
          <w:color w:val="000000" w:themeColor="text1"/>
          <w:sz w:val="48"/>
          <w:szCs w:val="48"/>
        </w:rPr>
      </w:pPr>
      <w:r>
        <w:rPr>
          <w:b/>
          <w:bCs/>
          <w:color w:val="000000" w:themeColor="text1"/>
          <w:sz w:val="48"/>
          <w:szCs w:val="48"/>
        </w:rPr>
        <w:t>BCA 6</w:t>
      </w:r>
      <w:r>
        <w:rPr>
          <w:b/>
          <w:bCs/>
          <w:color w:val="000000" w:themeColor="text1"/>
          <w:sz w:val="48"/>
          <w:szCs w:val="48"/>
          <w:vertAlign w:val="superscript"/>
        </w:rPr>
        <w:t xml:space="preserve">TH </w:t>
      </w:r>
      <w:r>
        <w:rPr>
          <w:b/>
          <w:bCs/>
          <w:color w:val="000000" w:themeColor="text1"/>
          <w:sz w:val="48"/>
          <w:szCs w:val="48"/>
        </w:rPr>
        <w:t>SEMESTER (2022-2025)</w:t>
      </w:r>
    </w:p>
    <w:p w14:paraId="5FB71207" w14:textId="525FAE07" w:rsidR="003A17A2" w:rsidRPr="004B7F8A" w:rsidRDefault="003A17A2" w:rsidP="004B7F8A">
      <w:pPr>
        <w:jc w:val="center"/>
        <w:rPr>
          <w:b/>
          <w:bCs/>
          <w:color w:val="538135" w:themeColor="accent6" w:themeShade="BF"/>
          <w:sz w:val="44"/>
          <w:szCs w:val="44"/>
        </w:rPr>
      </w:pPr>
      <w:r w:rsidRPr="004B7F8A">
        <w:rPr>
          <w:b/>
          <w:bCs/>
          <w:color w:val="538135" w:themeColor="accent6" w:themeShade="BF"/>
          <w:sz w:val="40"/>
          <w:szCs w:val="40"/>
        </w:rPr>
        <w:t>ROURKELA INSTITUTE OF MANAGEMENT STUDIE</w:t>
      </w:r>
      <w:r w:rsidR="004B7F8A">
        <w:rPr>
          <w:b/>
          <w:bCs/>
          <w:color w:val="538135" w:themeColor="accent6" w:themeShade="BF"/>
          <w:sz w:val="40"/>
          <w:szCs w:val="40"/>
        </w:rPr>
        <w:t>S</w:t>
      </w:r>
      <w:r>
        <w:rPr>
          <w:b/>
          <w:bCs/>
          <w:color w:val="44546A" w:themeColor="text2"/>
          <w:sz w:val="36"/>
          <w:szCs w:val="36"/>
        </w:rPr>
        <w:t xml:space="preserve"> </w:t>
      </w:r>
      <w:r w:rsidRPr="00095E50">
        <w:rPr>
          <w:b/>
          <w:bCs/>
          <w:color w:val="2F5496" w:themeColor="accent1" w:themeShade="BF"/>
          <w:sz w:val="36"/>
          <w:szCs w:val="36"/>
        </w:rPr>
        <w:t>(Affiliated to Biju Patnaik University of Technology)</w:t>
      </w:r>
    </w:p>
    <w:p w14:paraId="3EB495DB" w14:textId="07986BAB" w:rsidR="003A17A2" w:rsidRPr="000432B3" w:rsidRDefault="003A17A2" w:rsidP="000432B3">
      <w:pPr>
        <w:jc w:val="center"/>
      </w:pPr>
      <w:r>
        <w:rPr>
          <w:b/>
          <w:bCs/>
          <w:color w:val="000000" w:themeColor="text1"/>
          <w:sz w:val="28"/>
          <w:szCs w:val="28"/>
        </w:rPr>
        <w:t xml:space="preserve">  </w:t>
      </w:r>
      <w:r w:rsidRPr="00010614">
        <w:rPr>
          <w:b/>
          <w:bCs/>
          <w:color w:val="000000" w:themeColor="text1"/>
          <w:sz w:val="28"/>
          <w:szCs w:val="28"/>
        </w:rPr>
        <w:t>ROURKELA, ODISHA</w:t>
      </w:r>
      <w:r>
        <w:t xml:space="preserve">                                  </w:t>
      </w:r>
    </w:p>
    <w:p w14:paraId="3274AB31" w14:textId="77777777" w:rsidR="004C4716" w:rsidRDefault="004C4716" w:rsidP="000432B3">
      <w:pPr>
        <w:jc w:val="center"/>
        <w:rPr>
          <w:b/>
          <w:bCs/>
          <w:sz w:val="48"/>
          <w:szCs w:val="48"/>
          <w:u w:val="single"/>
        </w:rPr>
      </w:pPr>
    </w:p>
    <w:p w14:paraId="75B30D72" w14:textId="36E60C5A" w:rsidR="003A17A2" w:rsidRPr="00A70504" w:rsidRDefault="000432B3" w:rsidP="000432B3">
      <w:pPr>
        <w:jc w:val="center"/>
        <w:rPr>
          <w:b/>
          <w:bCs/>
          <w:sz w:val="48"/>
          <w:szCs w:val="48"/>
          <w:u w:val="single"/>
        </w:rPr>
      </w:pPr>
      <w:r>
        <w:rPr>
          <w:noProof/>
        </w:rPr>
        <w:drawing>
          <wp:anchor distT="0" distB="0" distL="114300" distR="114300" simplePos="0" relativeHeight="251622912" behindDoc="0" locked="0" layoutInCell="1" allowOverlap="1" wp14:anchorId="5B380103" wp14:editId="0E89A40B">
            <wp:simplePos x="0" y="0"/>
            <wp:positionH relativeFrom="margin">
              <wp:posOffset>4978400</wp:posOffset>
            </wp:positionH>
            <wp:positionV relativeFrom="margin">
              <wp:posOffset>-596900</wp:posOffset>
            </wp:positionV>
            <wp:extent cx="1309370" cy="787400"/>
            <wp:effectExtent l="0" t="0" r="5080" b="0"/>
            <wp:wrapSquare wrapText="bothSides"/>
            <wp:docPr id="270861680" name="Picture 1" descr="RIMS-Rourkela Institute of Management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MS-Rourkela Institute of Management Stud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937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17A2" w:rsidRPr="00A70504">
        <w:rPr>
          <w:b/>
          <w:bCs/>
          <w:sz w:val="48"/>
          <w:szCs w:val="48"/>
          <w:u w:val="single"/>
        </w:rPr>
        <w:t>ACKNOWLEDGEMENT</w:t>
      </w:r>
    </w:p>
    <w:p w14:paraId="7117B211" w14:textId="77777777" w:rsidR="003A17A2" w:rsidRPr="00FD3A5C" w:rsidRDefault="003A17A2" w:rsidP="00FD3A5C">
      <w:pPr>
        <w:jc w:val="center"/>
        <w:rPr>
          <w:b/>
          <w:bCs/>
          <w:sz w:val="44"/>
          <w:szCs w:val="44"/>
          <w:u w:val="single"/>
        </w:rPr>
      </w:pPr>
    </w:p>
    <w:p w14:paraId="3517267F" w14:textId="77777777" w:rsidR="003A17A2" w:rsidRDefault="003A17A2">
      <w:pPr>
        <w:rPr>
          <w:sz w:val="36"/>
          <w:szCs w:val="36"/>
        </w:rPr>
      </w:pPr>
      <w:r w:rsidRPr="00FD3A5C">
        <w:rPr>
          <w:sz w:val="36"/>
          <w:szCs w:val="36"/>
        </w:rPr>
        <w:t xml:space="preserve">I am deeply indebted to </w:t>
      </w:r>
      <w:r w:rsidRPr="00FD3A5C">
        <w:rPr>
          <w:b/>
          <w:bCs/>
          <w:sz w:val="36"/>
          <w:szCs w:val="36"/>
        </w:rPr>
        <w:t>Rourkela Institute of</w:t>
      </w:r>
      <w:r w:rsidRPr="00FD3A5C">
        <w:rPr>
          <w:sz w:val="36"/>
          <w:szCs w:val="36"/>
        </w:rPr>
        <w:t xml:space="preserve"> </w:t>
      </w:r>
      <w:r w:rsidRPr="00FD3A5C">
        <w:rPr>
          <w:b/>
          <w:bCs/>
          <w:sz w:val="36"/>
          <w:szCs w:val="36"/>
        </w:rPr>
        <w:t>Management Studies, Chhend, Rourkela</w:t>
      </w:r>
      <w:r w:rsidRPr="00FD3A5C">
        <w:rPr>
          <w:sz w:val="36"/>
          <w:szCs w:val="36"/>
        </w:rPr>
        <w:t xml:space="preserve">, for providing me an opportunity to undertake a project work entitled </w:t>
      </w:r>
      <w:r w:rsidRPr="00FD3A5C">
        <w:rPr>
          <w:b/>
          <w:bCs/>
          <w:sz w:val="36"/>
          <w:szCs w:val="36"/>
        </w:rPr>
        <w:t>“AIR</w:t>
      </w:r>
      <w:r w:rsidRPr="00FD3A5C">
        <w:rPr>
          <w:sz w:val="36"/>
          <w:szCs w:val="36"/>
        </w:rPr>
        <w:t xml:space="preserve"> </w:t>
      </w:r>
      <w:r w:rsidRPr="00FD3A5C">
        <w:rPr>
          <w:b/>
          <w:bCs/>
          <w:sz w:val="36"/>
          <w:szCs w:val="36"/>
        </w:rPr>
        <w:t xml:space="preserve">QUALITY INDEX </w:t>
      </w:r>
      <w:r>
        <w:rPr>
          <w:b/>
          <w:bCs/>
          <w:sz w:val="36"/>
          <w:szCs w:val="36"/>
        </w:rPr>
        <w:t>CALCULATOR</w:t>
      </w:r>
      <w:r w:rsidRPr="00FD3A5C">
        <w:rPr>
          <w:b/>
          <w:bCs/>
          <w:sz w:val="36"/>
          <w:szCs w:val="36"/>
        </w:rPr>
        <w:t>.”</w:t>
      </w:r>
    </w:p>
    <w:p w14:paraId="542C9467" w14:textId="77777777" w:rsidR="003A17A2" w:rsidRDefault="003A17A2">
      <w:pPr>
        <w:rPr>
          <w:sz w:val="36"/>
          <w:szCs w:val="36"/>
        </w:rPr>
      </w:pPr>
      <w:r>
        <w:rPr>
          <w:sz w:val="36"/>
          <w:szCs w:val="36"/>
        </w:rPr>
        <w:t xml:space="preserve">I am grateful to my project guide </w:t>
      </w:r>
      <w:r w:rsidRPr="00FD3A5C">
        <w:rPr>
          <w:b/>
          <w:bCs/>
          <w:sz w:val="36"/>
          <w:szCs w:val="36"/>
        </w:rPr>
        <w:t>Prof. Bibhudendu Panda</w:t>
      </w:r>
      <w:r>
        <w:rPr>
          <w:sz w:val="36"/>
          <w:szCs w:val="36"/>
        </w:rPr>
        <w:t xml:space="preserve"> </w:t>
      </w:r>
      <w:r w:rsidRPr="00FD3A5C">
        <w:rPr>
          <w:b/>
          <w:bCs/>
          <w:sz w:val="36"/>
          <w:szCs w:val="36"/>
        </w:rPr>
        <w:t>(H.O.D MCA)</w:t>
      </w:r>
      <w:r>
        <w:rPr>
          <w:b/>
          <w:bCs/>
          <w:sz w:val="36"/>
          <w:szCs w:val="36"/>
        </w:rPr>
        <w:t xml:space="preserve"> </w:t>
      </w:r>
      <w:r>
        <w:rPr>
          <w:sz w:val="36"/>
          <w:szCs w:val="36"/>
        </w:rPr>
        <w:t>without his guidance it would not have been possible on my part to complete the project.</w:t>
      </w:r>
    </w:p>
    <w:p w14:paraId="4D460B15" w14:textId="77777777" w:rsidR="003A17A2" w:rsidRDefault="003A17A2">
      <w:pPr>
        <w:rPr>
          <w:sz w:val="36"/>
          <w:szCs w:val="36"/>
        </w:rPr>
      </w:pPr>
      <w:r>
        <w:rPr>
          <w:sz w:val="36"/>
          <w:szCs w:val="36"/>
        </w:rPr>
        <w:t>I acknowledge the help and cooperation received from all my team members in making this project successful.</w:t>
      </w:r>
    </w:p>
    <w:p w14:paraId="13241267" w14:textId="74577806" w:rsidR="003A17A2" w:rsidRDefault="003A17A2">
      <w:pPr>
        <w:rPr>
          <w:sz w:val="36"/>
          <w:szCs w:val="36"/>
        </w:rPr>
      </w:pPr>
      <w:r>
        <w:rPr>
          <w:sz w:val="36"/>
          <w:szCs w:val="36"/>
        </w:rPr>
        <w:t>I consider myself fortunate that I have successfully completed this project</w:t>
      </w:r>
      <w:r w:rsidR="003B6074">
        <w:rPr>
          <w:sz w:val="36"/>
          <w:szCs w:val="36"/>
        </w:rPr>
        <w:t>,</w:t>
      </w:r>
      <w:r>
        <w:rPr>
          <w:sz w:val="36"/>
          <w:szCs w:val="36"/>
        </w:rPr>
        <w:t xml:space="preserve"> I acknowledge my sincere gratitude to all those works and ideas that had helped me in this project.</w:t>
      </w:r>
    </w:p>
    <w:p w14:paraId="69E2B0DD" w14:textId="77777777" w:rsidR="003A17A2" w:rsidRDefault="003A17A2">
      <w:pPr>
        <w:rPr>
          <w:sz w:val="36"/>
          <w:szCs w:val="36"/>
        </w:rPr>
      </w:pPr>
    </w:p>
    <w:p w14:paraId="38A7F802" w14:textId="77777777" w:rsidR="003A17A2" w:rsidRPr="00EE53D4" w:rsidRDefault="003A17A2">
      <w:pPr>
        <w:rPr>
          <w:color w:val="1F4E79" w:themeColor="accent5" w:themeShade="80"/>
          <w:sz w:val="36"/>
          <w:szCs w:val="36"/>
        </w:rPr>
      </w:pPr>
    </w:p>
    <w:p w14:paraId="1EE249E2" w14:textId="3FE32E34" w:rsidR="003A17A2" w:rsidRPr="009D69CF" w:rsidRDefault="007050E7" w:rsidP="00EE53D4">
      <w:pPr>
        <w:spacing w:after="0"/>
        <w:rPr>
          <w:rFonts w:cstheme="minorHAnsi"/>
          <w:b/>
          <w:bCs/>
          <w:color w:val="1F4E79" w:themeColor="accent5" w:themeShade="80"/>
          <w:sz w:val="36"/>
          <w:szCs w:val="36"/>
        </w:rPr>
      </w:pPr>
      <w:r>
        <w:rPr>
          <w:rFonts w:cstheme="minorHAnsi"/>
          <w:b/>
          <w:bCs/>
          <w:color w:val="1F4E79" w:themeColor="accent5" w:themeShade="80"/>
          <w:sz w:val="36"/>
          <w:szCs w:val="36"/>
        </w:rPr>
        <w:t>ANURUPA PAL</w:t>
      </w:r>
    </w:p>
    <w:p w14:paraId="6A391ED1" w14:textId="3DD45EF8" w:rsidR="003A17A2" w:rsidRPr="00EE53D4" w:rsidRDefault="003A17A2" w:rsidP="00EE53D4">
      <w:pPr>
        <w:spacing w:after="0"/>
        <w:rPr>
          <w:b/>
          <w:bCs/>
          <w:sz w:val="36"/>
          <w:szCs w:val="36"/>
        </w:rPr>
      </w:pPr>
      <w:r w:rsidRPr="00EE53D4">
        <w:rPr>
          <w:b/>
          <w:bCs/>
          <w:sz w:val="36"/>
          <w:szCs w:val="36"/>
        </w:rPr>
        <w:t>University Roll No: -S3122BCA0</w:t>
      </w:r>
      <w:r w:rsidR="007050E7">
        <w:rPr>
          <w:b/>
          <w:bCs/>
          <w:sz w:val="36"/>
          <w:szCs w:val="36"/>
        </w:rPr>
        <w:t>10</w:t>
      </w:r>
    </w:p>
    <w:p w14:paraId="2C602F37" w14:textId="77777777" w:rsidR="003A17A2" w:rsidRPr="00EE53D4" w:rsidRDefault="003A17A2" w:rsidP="00EE53D4">
      <w:pPr>
        <w:spacing w:after="0"/>
        <w:rPr>
          <w:b/>
          <w:bCs/>
          <w:sz w:val="36"/>
          <w:szCs w:val="36"/>
        </w:rPr>
      </w:pPr>
      <w:r w:rsidRPr="00EE53D4">
        <w:rPr>
          <w:b/>
          <w:bCs/>
          <w:sz w:val="36"/>
          <w:szCs w:val="36"/>
        </w:rPr>
        <w:t>BCA (2022-2025)</w:t>
      </w:r>
    </w:p>
    <w:p w14:paraId="01000B0E" w14:textId="77777777" w:rsidR="003A17A2" w:rsidRPr="00EE53D4" w:rsidRDefault="003A17A2" w:rsidP="00EE53D4">
      <w:pPr>
        <w:spacing w:after="0"/>
        <w:rPr>
          <w:b/>
          <w:bCs/>
          <w:sz w:val="36"/>
          <w:szCs w:val="36"/>
        </w:rPr>
      </w:pPr>
      <w:r w:rsidRPr="00EE53D4">
        <w:rPr>
          <w:b/>
          <w:bCs/>
          <w:sz w:val="36"/>
          <w:szCs w:val="36"/>
        </w:rPr>
        <w:t>ROURKELA INSTITUTE OF MANAGEMENT STUDIES</w:t>
      </w:r>
    </w:p>
    <w:p w14:paraId="79B4C2CB" w14:textId="77777777" w:rsidR="003A17A2" w:rsidRPr="00EE53D4" w:rsidRDefault="003A17A2" w:rsidP="00EE53D4">
      <w:pPr>
        <w:spacing w:after="0"/>
        <w:rPr>
          <w:b/>
          <w:bCs/>
          <w:sz w:val="36"/>
          <w:szCs w:val="36"/>
        </w:rPr>
      </w:pPr>
      <w:r w:rsidRPr="00EE53D4">
        <w:rPr>
          <w:b/>
          <w:bCs/>
          <w:sz w:val="36"/>
          <w:szCs w:val="36"/>
        </w:rPr>
        <w:t>ROURKELA</w:t>
      </w:r>
    </w:p>
    <w:p w14:paraId="26A1D41E" w14:textId="20EA3049" w:rsidR="003A17A2" w:rsidRPr="00EE53D4" w:rsidRDefault="003A17A2">
      <w:pPr>
        <w:rPr>
          <w:b/>
          <w:bCs/>
          <w:sz w:val="36"/>
          <w:szCs w:val="36"/>
        </w:rPr>
      </w:pPr>
    </w:p>
    <w:p w14:paraId="29535758" w14:textId="77777777" w:rsidR="003A17A2" w:rsidRDefault="003A17A2"/>
    <w:p w14:paraId="254E32BC" w14:textId="77777777" w:rsidR="003A17A2" w:rsidRDefault="003A17A2" w:rsidP="001F3E16">
      <w:pPr>
        <w:jc w:val="center"/>
        <w:rPr>
          <w:b/>
          <w:bCs/>
          <w:sz w:val="56"/>
          <w:szCs w:val="56"/>
          <w:u w:val="single"/>
        </w:rPr>
      </w:pPr>
    </w:p>
    <w:p w14:paraId="2B74B9EC" w14:textId="77777777" w:rsidR="004D5155" w:rsidRDefault="00F43C30" w:rsidP="001F3E16">
      <w:pPr>
        <w:jc w:val="center"/>
        <w:rPr>
          <w:b/>
          <w:bCs/>
          <w:sz w:val="56"/>
          <w:szCs w:val="56"/>
          <w:u w:val="single"/>
        </w:rPr>
      </w:pPr>
      <w:r>
        <w:rPr>
          <w:noProof/>
        </w:rPr>
        <w:drawing>
          <wp:anchor distT="0" distB="0" distL="114300" distR="114300" simplePos="0" relativeHeight="251624960" behindDoc="0" locked="0" layoutInCell="1" allowOverlap="1" wp14:anchorId="1F507DA5" wp14:editId="0868C8A5">
            <wp:simplePos x="0" y="0"/>
            <wp:positionH relativeFrom="margin">
              <wp:posOffset>4978400</wp:posOffset>
            </wp:positionH>
            <wp:positionV relativeFrom="margin">
              <wp:posOffset>-609600</wp:posOffset>
            </wp:positionV>
            <wp:extent cx="1347470" cy="850900"/>
            <wp:effectExtent l="0" t="0" r="5080" b="6350"/>
            <wp:wrapSquare wrapText="bothSides"/>
            <wp:docPr id="1932736601" name="Picture 1" descr="RIMS-Rourkela Institute of Management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MS-Rourkela Institute of Management Stud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7470" cy="85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4A99A4" w14:textId="4A5B4BB8" w:rsidR="003A17A2" w:rsidRDefault="003A17A2" w:rsidP="001F3E16">
      <w:pPr>
        <w:jc w:val="center"/>
        <w:rPr>
          <w:b/>
          <w:bCs/>
          <w:sz w:val="56"/>
          <w:szCs w:val="56"/>
          <w:u w:val="single"/>
        </w:rPr>
      </w:pPr>
      <w:r w:rsidRPr="001F3E16">
        <w:rPr>
          <w:b/>
          <w:bCs/>
          <w:sz w:val="56"/>
          <w:szCs w:val="56"/>
          <w:u w:val="single"/>
        </w:rPr>
        <w:t>DECLARATION</w:t>
      </w:r>
    </w:p>
    <w:p w14:paraId="31F51E24" w14:textId="77777777" w:rsidR="003A17A2" w:rsidRDefault="003A17A2" w:rsidP="001F3E16">
      <w:pPr>
        <w:jc w:val="center"/>
        <w:rPr>
          <w:b/>
          <w:bCs/>
          <w:sz w:val="56"/>
          <w:szCs w:val="56"/>
          <w:u w:val="single"/>
        </w:rPr>
      </w:pPr>
    </w:p>
    <w:p w14:paraId="239224C5" w14:textId="70F80F27" w:rsidR="003A17A2" w:rsidRPr="00F013BF" w:rsidRDefault="003A17A2" w:rsidP="001F3E16">
      <w:pPr>
        <w:jc w:val="center"/>
        <w:rPr>
          <w:rFonts w:cstheme="minorHAnsi"/>
          <w:sz w:val="44"/>
          <w:szCs w:val="44"/>
        </w:rPr>
      </w:pPr>
      <w:r w:rsidRPr="00F013BF">
        <w:rPr>
          <w:rFonts w:cstheme="minorHAnsi"/>
          <w:sz w:val="44"/>
          <w:szCs w:val="44"/>
        </w:rPr>
        <w:t xml:space="preserve">I, </w:t>
      </w:r>
      <w:r w:rsidR="001B362E">
        <w:rPr>
          <w:rFonts w:cstheme="minorHAnsi"/>
          <w:b/>
          <w:bCs/>
          <w:sz w:val="44"/>
          <w:szCs w:val="44"/>
        </w:rPr>
        <w:t>ANURUPA PAL</w:t>
      </w:r>
      <w:r w:rsidRPr="00F013BF">
        <w:rPr>
          <w:rFonts w:cstheme="minorHAnsi"/>
          <w:sz w:val="44"/>
          <w:szCs w:val="44"/>
        </w:rPr>
        <w:t xml:space="preserve">, hereby declare that the project report entitled </w:t>
      </w:r>
      <w:r w:rsidRPr="00F013BF">
        <w:rPr>
          <w:rFonts w:cstheme="minorHAnsi"/>
          <w:b/>
          <w:bCs/>
          <w:sz w:val="44"/>
          <w:szCs w:val="44"/>
        </w:rPr>
        <w:t>“AIR QUALITY INDEX</w:t>
      </w:r>
      <w:r w:rsidRPr="00F013BF">
        <w:rPr>
          <w:rFonts w:cstheme="minorHAnsi"/>
          <w:sz w:val="44"/>
          <w:szCs w:val="44"/>
        </w:rPr>
        <w:t xml:space="preserve"> </w:t>
      </w:r>
      <w:r>
        <w:rPr>
          <w:rFonts w:cstheme="minorHAnsi"/>
          <w:b/>
          <w:bCs/>
          <w:sz w:val="44"/>
          <w:szCs w:val="44"/>
        </w:rPr>
        <w:t>CALCULATOR</w:t>
      </w:r>
      <w:r w:rsidRPr="00F013BF">
        <w:rPr>
          <w:rFonts w:cstheme="minorHAnsi"/>
          <w:b/>
          <w:bCs/>
          <w:sz w:val="44"/>
          <w:szCs w:val="44"/>
        </w:rPr>
        <w:t>”</w:t>
      </w:r>
      <w:r w:rsidRPr="00F013BF">
        <w:rPr>
          <w:rFonts w:cstheme="minorHAnsi"/>
          <w:sz w:val="44"/>
          <w:szCs w:val="44"/>
        </w:rPr>
        <w:t xml:space="preserve"> is of my work at </w:t>
      </w:r>
      <w:r w:rsidRPr="00F013BF">
        <w:rPr>
          <w:rFonts w:cstheme="minorHAnsi"/>
          <w:b/>
          <w:bCs/>
          <w:sz w:val="44"/>
          <w:szCs w:val="44"/>
        </w:rPr>
        <w:t>ROURKELA</w:t>
      </w:r>
      <w:r w:rsidRPr="00F013BF">
        <w:rPr>
          <w:rFonts w:cstheme="minorHAnsi"/>
          <w:sz w:val="44"/>
          <w:szCs w:val="44"/>
        </w:rPr>
        <w:t xml:space="preserve"> </w:t>
      </w:r>
      <w:r w:rsidRPr="00F013BF">
        <w:rPr>
          <w:rFonts w:cstheme="minorHAnsi"/>
          <w:b/>
          <w:bCs/>
          <w:sz w:val="44"/>
          <w:szCs w:val="44"/>
        </w:rPr>
        <w:t>INSTITUTE OF MANAGEMENT STUDIES,</w:t>
      </w:r>
      <w:r w:rsidRPr="00F013BF">
        <w:rPr>
          <w:rFonts w:cstheme="minorHAnsi"/>
          <w:sz w:val="44"/>
          <w:szCs w:val="44"/>
        </w:rPr>
        <w:t xml:space="preserve"> </w:t>
      </w:r>
      <w:r w:rsidRPr="00F013BF">
        <w:rPr>
          <w:rFonts w:cstheme="minorHAnsi"/>
          <w:b/>
          <w:bCs/>
          <w:sz w:val="44"/>
          <w:szCs w:val="44"/>
        </w:rPr>
        <w:t>CHHEND, ROURKELA</w:t>
      </w:r>
      <w:r w:rsidRPr="00F013BF">
        <w:rPr>
          <w:rFonts w:cstheme="minorHAnsi"/>
          <w:sz w:val="44"/>
          <w:szCs w:val="44"/>
        </w:rPr>
        <w:t xml:space="preserve"> for the partial fulfillment of </w:t>
      </w:r>
      <w:r w:rsidRPr="00F013BF">
        <w:rPr>
          <w:rFonts w:cstheme="minorHAnsi"/>
          <w:b/>
          <w:bCs/>
          <w:sz w:val="44"/>
          <w:szCs w:val="44"/>
        </w:rPr>
        <w:t>BCA 6</w:t>
      </w:r>
      <w:r w:rsidRPr="00F013BF">
        <w:rPr>
          <w:rFonts w:cstheme="minorHAnsi"/>
          <w:b/>
          <w:bCs/>
          <w:sz w:val="44"/>
          <w:szCs w:val="44"/>
          <w:vertAlign w:val="superscript"/>
        </w:rPr>
        <w:t>th</w:t>
      </w:r>
      <w:r w:rsidRPr="00F013BF">
        <w:rPr>
          <w:rFonts w:cstheme="minorHAnsi"/>
          <w:b/>
          <w:bCs/>
          <w:sz w:val="44"/>
          <w:szCs w:val="44"/>
        </w:rPr>
        <w:t xml:space="preserve"> Semester (2022-2025)</w:t>
      </w:r>
      <w:r w:rsidRPr="00F013BF">
        <w:rPr>
          <w:rFonts w:cstheme="minorHAnsi"/>
          <w:sz w:val="44"/>
          <w:szCs w:val="44"/>
        </w:rPr>
        <w:t xml:space="preserve"> under the directorate of </w:t>
      </w:r>
      <w:r w:rsidRPr="00F013BF">
        <w:rPr>
          <w:rFonts w:cstheme="minorHAnsi"/>
          <w:b/>
          <w:bCs/>
          <w:sz w:val="44"/>
          <w:szCs w:val="44"/>
        </w:rPr>
        <w:t>SAMBALPUR UNIVERSITY</w:t>
      </w:r>
      <w:r w:rsidRPr="00F013BF">
        <w:rPr>
          <w:rFonts w:cstheme="minorHAnsi"/>
          <w:sz w:val="44"/>
          <w:szCs w:val="44"/>
        </w:rPr>
        <w:t>.</w:t>
      </w:r>
    </w:p>
    <w:p w14:paraId="38995D4D" w14:textId="77777777" w:rsidR="003A17A2" w:rsidRDefault="003A17A2" w:rsidP="001F3E16">
      <w:pPr>
        <w:jc w:val="center"/>
        <w:rPr>
          <w:b/>
          <w:bCs/>
          <w:sz w:val="56"/>
          <w:szCs w:val="56"/>
          <w:u w:val="single"/>
        </w:rPr>
      </w:pPr>
    </w:p>
    <w:p w14:paraId="6E9D349A" w14:textId="77777777" w:rsidR="003A17A2" w:rsidRDefault="003A17A2" w:rsidP="001F3E16">
      <w:pPr>
        <w:jc w:val="center"/>
        <w:rPr>
          <w:b/>
          <w:bCs/>
          <w:sz w:val="56"/>
          <w:szCs w:val="56"/>
          <w:u w:val="single"/>
        </w:rPr>
      </w:pPr>
    </w:p>
    <w:p w14:paraId="1FF7EBC9" w14:textId="77777777" w:rsidR="003A17A2" w:rsidRDefault="003A17A2" w:rsidP="001F3E16">
      <w:pPr>
        <w:jc w:val="center"/>
        <w:rPr>
          <w:b/>
          <w:bCs/>
          <w:sz w:val="56"/>
          <w:szCs w:val="56"/>
          <w:u w:val="single"/>
        </w:rPr>
      </w:pPr>
    </w:p>
    <w:p w14:paraId="051D50F8" w14:textId="67DC830E" w:rsidR="003A17A2" w:rsidRDefault="00292735" w:rsidP="00551480">
      <w:pPr>
        <w:jc w:val="right"/>
        <w:rPr>
          <w:b/>
          <w:bCs/>
          <w:sz w:val="44"/>
          <w:szCs w:val="44"/>
        </w:rPr>
      </w:pPr>
      <w:r>
        <w:rPr>
          <w:b/>
          <w:bCs/>
          <w:sz w:val="44"/>
          <w:szCs w:val="44"/>
        </w:rPr>
        <w:t xml:space="preserve">                      </w:t>
      </w:r>
      <w:r w:rsidR="00441639">
        <w:rPr>
          <w:b/>
          <w:bCs/>
          <w:sz w:val="44"/>
          <w:szCs w:val="44"/>
        </w:rPr>
        <w:t xml:space="preserve">          </w:t>
      </w:r>
      <w:r w:rsidR="001B362E">
        <w:rPr>
          <w:b/>
          <w:bCs/>
          <w:sz w:val="44"/>
          <w:szCs w:val="44"/>
        </w:rPr>
        <w:t>(ANURUPA PAL</w:t>
      </w:r>
      <w:r w:rsidR="003A17A2">
        <w:rPr>
          <w:b/>
          <w:bCs/>
          <w:sz w:val="44"/>
          <w:szCs w:val="44"/>
        </w:rPr>
        <w:t>)</w:t>
      </w:r>
    </w:p>
    <w:p w14:paraId="50B7F07E" w14:textId="230281E0" w:rsidR="003A17A2" w:rsidRDefault="003A17A2" w:rsidP="00211C8F">
      <w:pPr>
        <w:jc w:val="right"/>
        <w:rPr>
          <w:b/>
          <w:bCs/>
          <w:sz w:val="44"/>
          <w:szCs w:val="44"/>
        </w:rPr>
      </w:pPr>
      <w:r>
        <w:rPr>
          <w:b/>
          <w:bCs/>
          <w:sz w:val="44"/>
          <w:szCs w:val="44"/>
        </w:rPr>
        <w:t xml:space="preserve"> ROLL NO.: - S3122BCA0</w:t>
      </w:r>
      <w:r w:rsidR="001B362E">
        <w:rPr>
          <w:b/>
          <w:bCs/>
          <w:sz w:val="44"/>
          <w:szCs w:val="44"/>
        </w:rPr>
        <w:t>10</w:t>
      </w:r>
    </w:p>
    <w:p w14:paraId="3B91E6AB" w14:textId="77777777" w:rsidR="003A17A2" w:rsidRDefault="003A17A2" w:rsidP="00211C8F">
      <w:pPr>
        <w:jc w:val="right"/>
        <w:rPr>
          <w:b/>
          <w:bCs/>
          <w:sz w:val="44"/>
          <w:szCs w:val="44"/>
        </w:rPr>
      </w:pPr>
    </w:p>
    <w:p w14:paraId="674B003E" w14:textId="11A6D812" w:rsidR="003A17A2" w:rsidRDefault="003A17A2" w:rsidP="00211C8F">
      <w:pPr>
        <w:jc w:val="right"/>
        <w:rPr>
          <w:b/>
          <w:bCs/>
          <w:sz w:val="44"/>
          <w:szCs w:val="44"/>
        </w:rPr>
      </w:pPr>
    </w:p>
    <w:p w14:paraId="602A230B" w14:textId="659E69F1" w:rsidR="003A17A2" w:rsidRDefault="004C4716" w:rsidP="00D75802">
      <w:pPr>
        <w:jc w:val="center"/>
        <w:rPr>
          <w:b/>
          <w:bCs/>
          <w:sz w:val="56"/>
          <w:szCs w:val="56"/>
        </w:rPr>
      </w:pPr>
      <w:r w:rsidRPr="004C4716">
        <w:rPr>
          <w:rFonts w:cstheme="minorHAnsi"/>
          <w:noProof/>
          <w:sz w:val="52"/>
          <w:szCs w:val="52"/>
        </w:rPr>
        <w:lastRenderedPageBreak/>
        <w:drawing>
          <wp:anchor distT="0" distB="0" distL="114300" distR="114300" simplePos="0" relativeHeight="251627008" behindDoc="0" locked="0" layoutInCell="1" allowOverlap="1" wp14:anchorId="4BDFF2B9" wp14:editId="37CE3086">
            <wp:simplePos x="0" y="0"/>
            <wp:positionH relativeFrom="margin">
              <wp:posOffset>4711700</wp:posOffset>
            </wp:positionH>
            <wp:positionV relativeFrom="margin">
              <wp:posOffset>-546100</wp:posOffset>
            </wp:positionV>
            <wp:extent cx="1418590" cy="850900"/>
            <wp:effectExtent l="0" t="0" r="0" b="6350"/>
            <wp:wrapSquare wrapText="bothSides"/>
            <wp:docPr id="1212002418" name="Picture 1" descr="RIMS-Rourkela Institute of Management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MS-Rourkela Institute of Management Stud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8590" cy="85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17A2" w:rsidRPr="002D35CF">
        <w:rPr>
          <w:b/>
          <w:bCs/>
          <w:sz w:val="56"/>
          <w:szCs w:val="56"/>
        </w:rPr>
        <w:t xml:space="preserve">                 </w:t>
      </w:r>
    </w:p>
    <w:p w14:paraId="4355275C" w14:textId="12C9DFE1" w:rsidR="003A17A2" w:rsidRPr="004C4716" w:rsidRDefault="003A17A2" w:rsidP="004D5155">
      <w:pPr>
        <w:jc w:val="center"/>
        <w:rPr>
          <w:rFonts w:cstheme="minorHAnsi"/>
          <w:b/>
          <w:bCs/>
          <w:sz w:val="52"/>
          <w:szCs w:val="52"/>
        </w:rPr>
      </w:pPr>
      <w:r w:rsidRPr="004C4716">
        <w:rPr>
          <w:rFonts w:cstheme="minorHAnsi"/>
          <w:b/>
          <w:bCs/>
          <w:sz w:val="52"/>
          <w:szCs w:val="52"/>
          <w:u w:val="single"/>
        </w:rPr>
        <w:t>CERTIFICATE</w:t>
      </w:r>
    </w:p>
    <w:p w14:paraId="34D3D049" w14:textId="77777777" w:rsidR="003A17A2" w:rsidRDefault="003A17A2" w:rsidP="00D75802">
      <w:pPr>
        <w:jc w:val="center"/>
        <w:rPr>
          <w:rFonts w:ascii="Bahnschrift" w:hAnsi="Bahnschrift"/>
          <w:b/>
          <w:bCs/>
          <w:sz w:val="56"/>
          <w:szCs w:val="56"/>
          <w:u w:val="single"/>
        </w:rPr>
      </w:pPr>
    </w:p>
    <w:p w14:paraId="3CEA4E85" w14:textId="4ADEFAD0" w:rsidR="003A17A2" w:rsidRPr="009B2C87" w:rsidRDefault="003A17A2" w:rsidP="003673D7">
      <w:pPr>
        <w:rPr>
          <w:sz w:val="40"/>
          <w:szCs w:val="40"/>
        </w:rPr>
      </w:pPr>
      <w:r w:rsidRPr="009B2C87">
        <w:rPr>
          <w:sz w:val="40"/>
          <w:szCs w:val="40"/>
        </w:rPr>
        <w:t xml:space="preserve">This is to certify that this is a bonafide record of the project entitled </w:t>
      </w:r>
      <w:r w:rsidRPr="009B2C87">
        <w:rPr>
          <w:b/>
          <w:bCs/>
          <w:sz w:val="40"/>
          <w:szCs w:val="40"/>
        </w:rPr>
        <w:t>“AIR QUALITY INDEX</w:t>
      </w:r>
      <w:r w:rsidRPr="009B2C87">
        <w:rPr>
          <w:sz w:val="40"/>
          <w:szCs w:val="40"/>
        </w:rPr>
        <w:t xml:space="preserve"> </w:t>
      </w:r>
      <w:r w:rsidRPr="009B2C87">
        <w:rPr>
          <w:b/>
          <w:bCs/>
          <w:sz w:val="40"/>
          <w:szCs w:val="40"/>
        </w:rPr>
        <w:t>CALCULATOR” developed</w:t>
      </w:r>
      <w:r w:rsidRPr="009B2C87">
        <w:rPr>
          <w:sz w:val="40"/>
          <w:szCs w:val="40"/>
        </w:rPr>
        <w:t xml:space="preserve"> satisfactorily at the institute by </w:t>
      </w:r>
      <w:r w:rsidR="008E2025">
        <w:rPr>
          <w:b/>
          <w:bCs/>
          <w:sz w:val="40"/>
          <w:szCs w:val="40"/>
        </w:rPr>
        <w:t>ANURUPA PAL</w:t>
      </w:r>
      <w:r w:rsidRPr="009B2C87">
        <w:rPr>
          <w:sz w:val="40"/>
          <w:szCs w:val="40"/>
        </w:rPr>
        <w:t xml:space="preserve">, </w:t>
      </w:r>
      <w:r w:rsidRPr="009B2C87">
        <w:rPr>
          <w:b/>
          <w:bCs/>
          <w:sz w:val="40"/>
          <w:szCs w:val="40"/>
        </w:rPr>
        <w:t>Roll No:</w:t>
      </w:r>
      <w:r w:rsidR="00537E97">
        <w:rPr>
          <w:b/>
          <w:bCs/>
          <w:sz w:val="40"/>
          <w:szCs w:val="40"/>
        </w:rPr>
        <w:t xml:space="preserve"> </w:t>
      </w:r>
      <w:r w:rsidRPr="009B2C87">
        <w:rPr>
          <w:b/>
          <w:bCs/>
          <w:sz w:val="40"/>
          <w:szCs w:val="40"/>
        </w:rPr>
        <w:t>S3122BCA0</w:t>
      </w:r>
      <w:r w:rsidR="008E2025">
        <w:rPr>
          <w:b/>
          <w:bCs/>
          <w:sz w:val="40"/>
          <w:szCs w:val="40"/>
        </w:rPr>
        <w:t>10</w:t>
      </w:r>
      <w:r w:rsidR="00FF184B" w:rsidRPr="009B2C87">
        <w:rPr>
          <w:b/>
          <w:bCs/>
          <w:sz w:val="40"/>
          <w:szCs w:val="40"/>
        </w:rPr>
        <w:t xml:space="preserve"> </w:t>
      </w:r>
      <w:r w:rsidRPr="009B2C87">
        <w:rPr>
          <w:sz w:val="40"/>
          <w:szCs w:val="40"/>
        </w:rPr>
        <w:t xml:space="preserve">towards the partial fulfilment of </w:t>
      </w:r>
      <w:r w:rsidRPr="009B2C87">
        <w:rPr>
          <w:b/>
          <w:bCs/>
          <w:sz w:val="40"/>
          <w:szCs w:val="40"/>
        </w:rPr>
        <w:t>Bachelor of</w:t>
      </w:r>
      <w:r w:rsidRPr="009B2C87">
        <w:rPr>
          <w:sz w:val="40"/>
          <w:szCs w:val="40"/>
        </w:rPr>
        <w:t xml:space="preserve"> </w:t>
      </w:r>
      <w:r w:rsidRPr="009B2C87">
        <w:rPr>
          <w:b/>
          <w:bCs/>
          <w:sz w:val="40"/>
          <w:szCs w:val="40"/>
        </w:rPr>
        <w:t>Computer Application, Session (2022-2025)</w:t>
      </w:r>
      <w:r w:rsidRPr="009B2C87">
        <w:rPr>
          <w:sz w:val="40"/>
          <w:szCs w:val="40"/>
        </w:rPr>
        <w:t xml:space="preserve"> under the Undergraduate Course, Rourkela Institute of Management Studies (Affiliated to Sambalpur University, Jyoti Vihar, Burla, Odisha)</w:t>
      </w:r>
      <w:r w:rsidR="009B2C87">
        <w:rPr>
          <w:sz w:val="40"/>
          <w:szCs w:val="40"/>
        </w:rPr>
        <w:t>.</w:t>
      </w:r>
    </w:p>
    <w:p w14:paraId="03D32188" w14:textId="77777777" w:rsidR="003A17A2" w:rsidRDefault="003A17A2" w:rsidP="00A91933">
      <w:pPr>
        <w:jc w:val="center"/>
        <w:rPr>
          <w:rFonts w:cstheme="minorHAnsi"/>
          <w:sz w:val="40"/>
          <w:szCs w:val="40"/>
        </w:rPr>
      </w:pPr>
      <w:r w:rsidRPr="00C06925">
        <w:rPr>
          <w:rFonts w:cstheme="minorHAnsi"/>
          <w:sz w:val="40"/>
          <w:szCs w:val="40"/>
        </w:rPr>
        <w:t>During the project period, she was found to be sincere and her conduct remain satisfactory</w:t>
      </w:r>
      <w:r>
        <w:rPr>
          <w:rFonts w:cstheme="minorHAnsi"/>
          <w:sz w:val="40"/>
          <w:szCs w:val="40"/>
        </w:rPr>
        <w:t>.</w:t>
      </w:r>
    </w:p>
    <w:p w14:paraId="55BA1062" w14:textId="77777777" w:rsidR="003A17A2" w:rsidRPr="0068497E" w:rsidRDefault="003A17A2" w:rsidP="002D0423">
      <w:pPr>
        <w:rPr>
          <w:rFonts w:cstheme="minorHAnsi"/>
          <w:b/>
          <w:bCs/>
          <w:sz w:val="40"/>
          <w:szCs w:val="40"/>
        </w:rPr>
      </w:pPr>
      <w:r>
        <w:rPr>
          <w:rFonts w:cstheme="minorHAnsi"/>
          <w:sz w:val="40"/>
          <w:szCs w:val="40"/>
        </w:rPr>
        <w:t xml:space="preserve"> </w:t>
      </w:r>
      <w:r w:rsidRPr="0068497E">
        <w:rPr>
          <w:rFonts w:cstheme="minorHAnsi"/>
          <w:b/>
          <w:bCs/>
          <w:sz w:val="40"/>
          <w:szCs w:val="40"/>
        </w:rPr>
        <w:t>Date: - 05.04.2025</w:t>
      </w:r>
    </w:p>
    <w:p w14:paraId="5E135F5C" w14:textId="77777777" w:rsidR="003A17A2" w:rsidRPr="00C06925" w:rsidRDefault="003A17A2" w:rsidP="00C06925">
      <w:pPr>
        <w:jc w:val="center"/>
        <w:rPr>
          <w:rFonts w:cstheme="minorHAnsi"/>
          <w:sz w:val="40"/>
          <w:szCs w:val="40"/>
        </w:rPr>
      </w:pPr>
    </w:p>
    <w:p w14:paraId="5797840E" w14:textId="77777777" w:rsidR="009B2C87" w:rsidRDefault="009B2C87" w:rsidP="0061364C">
      <w:pPr>
        <w:rPr>
          <w:rFonts w:ascii="Arial Narrow" w:hAnsi="Arial Narrow" w:cstheme="minorHAnsi"/>
          <w:b/>
          <w:bCs/>
          <w:i/>
          <w:iCs/>
          <w:sz w:val="32"/>
          <w:szCs w:val="32"/>
        </w:rPr>
      </w:pPr>
    </w:p>
    <w:p w14:paraId="47C68ED2" w14:textId="77777777" w:rsidR="009B2C87" w:rsidRDefault="009B2C87" w:rsidP="0061364C">
      <w:pPr>
        <w:rPr>
          <w:rFonts w:ascii="Arial Narrow" w:hAnsi="Arial Narrow" w:cstheme="minorHAnsi"/>
          <w:b/>
          <w:bCs/>
          <w:i/>
          <w:iCs/>
          <w:sz w:val="32"/>
          <w:szCs w:val="32"/>
        </w:rPr>
      </w:pPr>
    </w:p>
    <w:p w14:paraId="6FB1A713" w14:textId="77777777" w:rsidR="009B2C87" w:rsidRDefault="009B2C87" w:rsidP="0061364C">
      <w:pPr>
        <w:rPr>
          <w:rFonts w:ascii="Arial Narrow" w:hAnsi="Arial Narrow" w:cstheme="minorHAnsi"/>
          <w:b/>
          <w:bCs/>
          <w:i/>
          <w:iCs/>
          <w:sz w:val="32"/>
          <w:szCs w:val="32"/>
        </w:rPr>
      </w:pPr>
    </w:p>
    <w:p w14:paraId="283E2B82" w14:textId="2761D83F" w:rsidR="003A17A2" w:rsidRDefault="003A17A2" w:rsidP="0061364C">
      <w:pPr>
        <w:rPr>
          <w:rFonts w:ascii="Arial Narrow" w:hAnsi="Arial Narrow" w:cstheme="minorHAnsi"/>
          <w:b/>
          <w:bCs/>
          <w:i/>
          <w:iCs/>
          <w:sz w:val="32"/>
          <w:szCs w:val="32"/>
        </w:rPr>
      </w:pPr>
      <w:r w:rsidRPr="002B7FB7">
        <w:rPr>
          <w:rFonts w:ascii="Arial Narrow" w:hAnsi="Arial Narrow" w:cstheme="minorHAnsi"/>
          <w:b/>
          <w:bCs/>
          <w:i/>
          <w:iCs/>
          <w:sz w:val="32"/>
          <w:szCs w:val="32"/>
        </w:rPr>
        <w:t xml:space="preserve">Signature of Internal Guide </w:t>
      </w:r>
      <w:r w:rsidRPr="002B7FB7">
        <w:rPr>
          <w:rFonts w:ascii="Arial Narrow" w:hAnsi="Arial Narrow" w:cstheme="minorHAnsi"/>
          <w:b/>
          <w:bCs/>
          <w:sz w:val="32"/>
          <w:szCs w:val="32"/>
        </w:rPr>
        <w:t xml:space="preserve">                       </w:t>
      </w:r>
      <w:r w:rsidRPr="002B7FB7">
        <w:rPr>
          <w:rFonts w:ascii="Arial Narrow" w:hAnsi="Arial Narrow" w:cstheme="minorHAnsi"/>
          <w:b/>
          <w:bCs/>
          <w:i/>
          <w:iCs/>
          <w:sz w:val="32"/>
          <w:szCs w:val="32"/>
        </w:rPr>
        <w:t>Signature of Principal</w:t>
      </w:r>
    </w:p>
    <w:p w14:paraId="7417E0F5" w14:textId="77777777" w:rsidR="003A17A2" w:rsidRPr="002B7FB7" w:rsidRDefault="003A17A2" w:rsidP="0061364C">
      <w:pPr>
        <w:rPr>
          <w:rFonts w:ascii="Arial Narrow" w:hAnsi="Arial Narrow" w:cstheme="minorHAnsi"/>
          <w:b/>
          <w:bCs/>
          <w:i/>
          <w:iCs/>
          <w:sz w:val="32"/>
          <w:szCs w:val="32"/>
        </w:rPr>
      </w:pPr>
    </w:p>
    <w:p w14:paraId="531E02D3" w14:textId="77777777" w:rsidR="003A17A2" w:rsidRPr="002B7FB7" w:rsidRDefault="003A17A2" w:rsidP="0061364C">
      <w:pPr>
        <w:rPr>
          <w:rFonts w:ascii="Arial Narrow" w:hAnsi="Arial Narrow" w:cstheme="minorHAnsi"/>
          <w:b/>
          <w:bCs/>
          <w:sz w:val="32"/>
          <w:szCs w:val="32"/>
        </w:rPr>
      </w:pPr>
      <w:r w:rsidRPr="002B7FB7">
        <w:rPr>
          <w:rFonts w:ascii="Arial Narrow" w:hAnsi="Arial Narrow" w:cstheme="minorHAnsi"/>
          <w:b/>
          <w:bCs/>
          <w:sz w:val="32"/>
          <w:szCs w:val="32"/>
        </w:rPr>
        <w:t xml:space="preserve"> </w:t>
      </w:r>
    </w:p>
    <w:p w14:paraId="415F412D" w14:textId="77777777" w:rsidR="003A17A2" w:rsidRPr="002B7FB7" w:rsidRDefault="003A17A2" w:rsidP="0061364C">
      <w:pPr>
        <w:rPr>
          <w:rFonts w:ascii="Arial Narrow" w:hAnsi="Arial Narrow" w:cstheme="minorHAnsi"/>
          <w:b/>
          <w:bCs/>
          <w:i/>
          <w:iCs/>
          <w:sz w:val="32"/>
          <w:szCs w:val="32"/>
        </w:rPr>
      </w:pPr>
      <w:r w:rsidRPr="002B7FB7">
        <w:rPr>
          <w:rFonts w:ascii="Arial Narrow" w:hAnsi="Arial Narrow" w:cstheme="minorHAnsi"/>
          <w:b/>
          <w:bCs/>
          <w:i/>
          <w:iCs/>
          <w:sz w:val="32"/>
          <w:szCs w:val="32"/>
        </w:rPr>
        <w:t>Signature of H.O.D                                     Signature of External Examiner</w:t>
      </w:r>
    </w:p>
    <w:p w14:paraId="7E544418" w14:textId="233B1884" w:rsidR="003A17A2" w:rsidRDefault="004C4716" w:rsidP="00211C8F">
      <w:pPr>
        <w:jc w:val="right"/>
        <w:rPr>
          <w:rFonts w:cstheme="minorHAnsi"/>
          <w:b/>
          <w:bCs/>
          <w:sz w:val="44"/>
          <w:szCs w:val="44"/>
          <w:u w:val="single"/>
        </w:rPr>
      </w:pPr>
      <w:r>
        <w:rPr>
          <w:noProof/>
        </w:rPr>
        <w:lastRenderedPageBreak/>
        <w:drawing>
          <wp:anchor distT="0" distB="0" distL="114300" distR="114300" simplePos="0" relativeHeight="251688448" behindDoc="0" locked="0" layoutInCell="1" allowOverlap="1" wp14:anchorId="6E233467" wp14:editId="1CBE3036">
            <wp:simplePos x="0" y="0"/>
            <wp:positionH relativeFrom="margin">
              <wp:posOffset>4762500</wp:posOffset>
            </wp:positionH>
            <wp:positionV relativeFrom="page">
              <wp:posOffset>-25400</wp:posOffset>
            </wp:positionV>
            <wp:extent cx="1582420" cy="1600200"/>
            <wp:effectExtent l="0" t="0" r="0" b="0"/>
            <wp:wrapSquare wrapText="bothSides"/>
            <wp:docPr id="1302495707" name="Picture 1" descr="R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242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C54A61" w14:textId="2B9C38C8" w:rsidR="003A17A2" w:rsidRPr="004C4716" w:rsidRDefault="003A17A2" w:rsidP="004C4716">
      <w:pPr>
        <w:jc w:val="center"/>
        <w:rPr>
          <w:rFonts w:cstheme="minorHAnsi"/>
          <w:b/>
          <w:bCs/>
          <w:sz w:val="44"/>
          <w:szCs w:val="44"/>
        </w:rPr>
      </w:pPr>
      <w:r w:rsidRPr="00273A93">
        <w:rPr>
          <w:rFonts w:cstheme="minorHAnsi"/>
          <w:b/>
          <w:bCs/>
          <w:sz w:val="44"/>
          <w:szCs w:val="44"/>
        </w:rPr>
        <w:t xml:space="preserve"> </w:t>
      </w:r>
      <w:r>
        <w:rPr>
          <w:rFonts w:cstheme="minorHAnsi"/>
          <w:b/>
          <w:bCs/>
          <w:sz w:val="44"/>
          <w:szCs w:val="44"/>
        </w:rPr>
        <w:t xml:space="preserve">                   </w:t>
      </w:r>
      <w:r w:rsidRPr="00273A93">
        <w:rPr>
          <w:rFonts w:cstheme="minorHAnsi"/>
          <w:b/>
          <w:bCs/>
          <w:sz w:val="44"/>
          <w:szCs w:val="44"/>
        </w:rPr>
        <w:t xml:space="preserve"> </w:t>
      </w:r>
      <w:r w:rsidRPr="001D1F64">
        <w:rPr>
          <w:rFonts w:cstheme="minorHAnsi"/>
          <w:b/>
          <w:bCs/>
          <w:sz w:val="52"/>
          <w:szCs w:val="52"/>
          <w:u w:val="single"/>
        </w:rPr>
        <w:t>ABSTRACT</w:t>
      </w:r>
    </w:p>
    <w:p w14:paraId="08C30FE2" w14:textId="77777777" w:rsidR="003A17A2" w:rsidRDefault="003A17A2" w:rsidP="00273A93">
      <w:pPr>
        <w:jc w:val="center"/>
        <w:rPr>
          <w:rFonts w:cstheme="minorHAnsi"/>
          <w:b/>
          <w:bCs/>
          <w:sz w:val="52"/>
          <w:szCs w:val="52"/>
          <w:u w:val="single"/>
        </w:rPr>
      </w:pPr>
    </w:p>
    <w:p w14:paraId="3B95C7BF" w14:textId="293D1186" w:rsidR="007B1F95" w:rsidRPr="004C4716" w:rsidRDefault="007B1F95" w:rsidP="007B1F95">
      <w:pPr>
        <w:rPr>
          <w:rFonts w:cstheme="minorHAnsi"/>
          <w:sz w:val="36"/>
          <w:szCs w:val="36"/>
        </w:rPr>
      </w:pPr>
      <w:r w:rsidRPr="004C4716">
        <w:rPr>
          <w:rFonts w:cstheme="minorHAnsi"/>
          <w:sz w:val="36"/>
          <w:szCs w:val="36"/>
        </w:rPr>
        <w:t>Air pollution is the largest environmental &amp; public health challenge in the world today. Air pollution leads to adverse effects on human health, climate and ecosystem.</w:t>
      </w:r>
    </w:p>
    <w:p w14:paraId="738A3A4E" w14:textId="26D60F02" w:rsidR="007B1F95" w:rsidRPr="004C4716" w:rsidRDefault="007B1F95" w:rsidP="007B1F95">
      <w:pPr>
        <w:rPr>
          <w:rFonts w:cstheme="minorHAnsi"/>
          <w:sz w:val="36"/>
          <w:szCs w:val="36"/>
        </w:rPr>
      </w:pPr>
      <w:r w:rsidRPr="004C4716">
        <w:rPr>
          <w:rFonts w:cstheme="minorHAnsi"/>
          <w:sz w:val="36"/>
          <w:szCs w:val="36"/>
        </w:rPr>
        <w:t>Air is getting polluted because of release of toxic gases by industries, vehicular emissions and increased concentration of harmful gases and particulate matter in the atmosphere.</w:t>
      </w:r>
    </w:p>
    <w:p w14:paraId="24E118EB" w14:textId="526C8A66" w:rsidR="007B1F95" w:rsidRPr="004C4716" w:rsidRDefault="007B1F95" w:rsidP="007B1F95">
      <w:pPr>
        <w:rPr>
          <w:rFonts w:cstheme="minorHAnsi"/>
          <w:sz w:val="36"/>
          <w:szCs w:val="36"/>
        </w:rPr>
      </w:pPr>
      <w:r w:rsidRPr="004C4716">
        <w:rPr>
          <w:rFonts w:cstheme="minorHAnsi"/>
          <w:sz w:val="36"/>
          <w:szCs w:val="36"/>
        </w:rPr>
        <w:t>Particulate matter is one of the most important parameter having the significant contribution to the increase in air pollution. So, in order to prevent us to expose from air pollution we need to predict air quality priorly and take necessary.</w:t>
      </w:r>
    </w:p>
    <w:p w14:paraId="79803747" w14:textId="6A85C756" w:rsidR="00B07BD1" w:rsidRPr="004C4716" w:rsidRDefault="007B1F95" w:rsidP="007B1F95">
      <w:pPr>
        <w:rPr>
          <w:rFonts w:cstheme="minorHAnsi"/>
          <w:sz w:val="36"/>
          <w:szCs w:val="36"/>
        </w:rPr>
      </w:pPr>
      <w:r w:rsidRPr="004C4716">
        <w:rPr>
          <w:rFonts w:cstheme="minorHAnsi"/>
          <w:sz w:val="36"/>
          <w:szCs w:val="36"/>
        </w:rPr>
        <w:t>In this project we are predict the air quality index using the machine learning in python language. Air Quality Index Prediction (AQI) is calculated based on chemical pollutant like Sulphur dioxide, Nitrogen dioxide, Carbon monoxide, Ozone, PM2.5 and PM 10 as well as the Air Quality Index (AQI), at an accuracy of 80.8 percent.</w:t>
      </w:r>
    </w:p>
    <w:p w14:paraId="0991274C" w14:textId="77777777" w:rsidR="00B07BD1" w:rsidRPr="004C4716" w:rsidRDefault="00B07BD1" w:rsidP="00AC0AEB">
      <w:pPr>
        <w:rPr>
          <w:rFonts w:cstheme="minorHAnsi"/>
          <w:sz w:val="36"/>
          <w:szCs w:val="36"/>
        </w:rPr>
      </w:pPr>
    </w:p>
    <w:p w14:paraId="4D6A273D" w14:textId="77777777" w:rsidR="00B07BD1" w:rsidRPr="00AC0AEB" w:rsidRDefault="00B07BD1" w:rsidP="00AC0AEB">
      <w:pPr>
        <w:rPr>
          <w:rFonts w:cstheme="minorHAnsi"/>
          <w:sz w:val="40"/>
          <w:szCs w:val="40"/>
        </w:rPr>
      </w:pPr>
    </w:p>
    <w:p w14:paraId="77C7F632" w14:textId="77777777" w:rsidR="003A17A2" w:rsidRPr="00AC0AEB" w:rsidRDefault="003A17A2" w:rsidP="00AC0AEB">
      <w:pPr>
        <w:rPr>
          <w:rFonts w:cstheme="minorHAnsi"/>
          <w:sz w:val="40"/>
          <w:szCs w:val="40"/>
        </w:rPr>
      </w:pPr>
    </w:p>
    <w:p w14:paraId="0DD19633" w14:textId="77777777" w:rsidR="003A17A2" w:rsidRDefault="003A17A2" w:rsidP="00AC0AEB">
      <w:pPr>
        <w:rPr>
          <w:rFonts w:cstheme="minorHAnsi"/>
          <w:sz w:val="40"/>
          <w:szCs w:val="40"/>
        </w:rPr>
      </w:pPr>
    </w:p>
    <w:tbl>
      <w:tblPr>
        <w:tblStyle w:val="TableGrid"/>
        <w:tblpPr w:leftFromText="180" w:rightFromText="180" w:vertAnchor="page" w:horzAnchor="margin" w:tblpXSpec="center" w:tblpY="3001"/>
        <w:tblW w:w="10275" w:type="dxa"/>
        <w:tblLook w:val="04A0" w:firstRow="1" w:lastRow="0" w:firstColumn="1" w:lastColumn="0" w:noHBand="0" w:noVBand="1"/>
      </w:tblPr>
      <w:tblGrid>
        <w:gridCol w:w="3298"/>
        <w:gridCol w:w="3298"/>
        <w:gridCol w:w="3679"/>
      </w:tblGrid>
      <w:tr w:rsidR="00736CF4" w14:paraId="38E6388C" w14:textId="77777777" w:rsidTr="00DB5AA2">
        <w:trPr>
          <w:trHeight w:val="888"/>
        </w:trPr>
        <w:tc>
          <w:tcPr>
            <w:tcW w:w="3298" w:type="dxa"/>
            <w:tcBorders>
              <w:top w:val="single" w:sz="12" w:space="0" w:color="auto"/>
              <w:left w:val="single" w:sz="12" w:space="0" w:color="auto"/>
              <w:bottom w:val="single" w:sz="12" w:space="0" w:color="auto"/>
              <w:right w:val="single" w:sz="12" w:space="0" w:color="auto"/>
            </w:tcBorders>
          </w:tcPr>
          <w:p w14:paraId="7E97D2A3" w14:textId="77777777" w:rsidR="00736CF4" w:rsidRPr="004C4716" w:rsidRDefault="00736CF4" w:rsidP="00DB5AA2">
            <w:pPr>
              <w:jc w:val="center"/>
              <w:rPr>
                <w:rFonts w:cstheme="minorHAnsi"/>
                <w:b/>
                <w:bCs/>
                <w:sz w:val="40"/>
                <w:szCs w:val="40"/>
              </w:rPr>
            </w:pPr>
            <w:r w:rsidRPr="004C4716">
              <w:rPr>
                <w:rFonts w:cstheme="minorHAnsi"/>
                <w:b/>
                <w:bCs/>
                <w:sz w:val="40"/>
                <w:szCs w:val="40"/>
              </w:rPr>
              <w:lastRenderedPageBreak/>
              <w:t>SERIAL NO</w:t>
            </w:r>
          </w:p>
        </w:tc>
        <w:tc>
          <w:tcPr>
            <w:tcW w:w="3298" w:type="dxa"/>
            <w:tcBorders>
              <w:top w:val="single" w:sz="12" w:space="0" w:color="auto"/>
              <w:left w:val="single" w:sz="12" w:space="0" w:color="auto"/>
              <w:bottom w:val="single" w:sz="12" w:space="0" w:color="auto"/>
              <w:right w:val="single" w:sz="12" w:space="0" w:color="auto"/>
            </w:tcBorders>
          </w:tcPr>
          <w:p w14:paraId="2178AF41" w14:textId="77777777" w:rsidR="00736CF4" w:rsidRPr="004C4716" w:rsidRDefault="00736CF4" w:rsidP="00DB5AA2">
            <w:pPr>
              <w:jc w:val="center"/>
              <w:rPr>
                <w:rFonts w:cstheme="minorHAnsi"/>
                <w:b/>
                <w:bCs/>
                <w:sz w:val="40"/>
                <w:szCs w:val="40"/>
              </w:rPr>
            </w:pPr>
            <w:r w:rsidRPr="004C4716">
              <w:rPr>
                <w:rFonts w:cstheme="minorHAnsi"/>
                <w:b/>
                <w:bCs/>
                <w:sz w:val="40"/>
                <w:szCs w:val="40"/>
              </w:rPr>
              <w:t>TOPIC</w:t>
            </w:r>
          </w:p>
        </w:tc>
        <w:tc>
          <w:tcPr>
            <w:tcW w:w="3679" w:type="dxa"/>
            <w:tcBorders>
              <w:top w:val="single" w:sz="12" w:space="0" w:color="auto"/>
              <w:left w:val="single" w:sz="12" w:space="0" w:color="auto"/>
              <w:bottom w:val="single" w:sz="12" w:space="0" w:color="auto"/>
              <w:right w:val="single" w:sz="12" w:space="0" w:color="auto"/>
            </w:tcBorders>
          </w:tcPr>
          <w:p w14:paraId="2DE803CA" w14:textId="77777777" w:rsidR="00736CF4" w:rsidRPr="004C4716" w:rsidRDefault="00736CF4" w:rsidP="00DB5AA2">
            <w:pPr>
              <w:jc w:val="center"/>
              <w:rPr>
                <w:rFonts w:cstheme="minorHAnsi"/>
                <w:b/>
                <w:bCs/>
                <w:sz w:val="40"/>
                <w:szCs w:val="40"/>
              </w:rPr>
            </w:pPr>
            <w:r w:rsidRPr="004C4716">
              <w:rPr>
                <w:rFonts w:cstheme="minorHAnsi"/>
                <w:b/>
                <w:bCs/>
                <w:sz w:val="40"/>
                <w:szCs w:val="40"/>
              </w:rPr>
              <w:t>PAGE NO</w:t>
            </w:r>
          </w:p>
        </w:tc>
      </w:tr>
      <w:tr w:rsidR="00736CF4" w:rsidRPr="004C4716" w14:paraId="3D3196AC" w14:textId="77777777" w:rsidTr="00DB5AA2">
        <w:trPr>
          <w:trHeight w:val="930"/>
        </w:trPr>
        <w:tc>
          <w:tcPr>
            <w:tcW w:w="3298" w:type="dxa"/>
            <w:tcBorders>
              <w:top w:val="single" w:sz="12" w:space="0" w:color="auto"/>
              <w:left w:val="single" w:sz="12" w:space="0" w:color="auto"/>
              <w:bottom w:val="single" w:sz="12" w:space="0" w:color="auto"/>
              <w:right w:val="single" w:sz="12" w:space="0" w:color="auto"/>
            </w:tcBorders>
          </w:tcPr>
          <w:p w14:paraId="7314165E"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1</w:t>
            </w:r>
          </w:p>
        </w:tc>
        <w:tc>
          <w:tcPr>
            <w:tcW w:w="3298" w:type="dxa"/>
            <w:tcBorders>
              <w:top w:val="single" w:sz="12" w:space="0" w:color="auto"/>
              <w:left w:val="single" w:sz="12" w:space="0" w:color="auto"/>
              <w:bottom w:val="single" w:sz="12" w:space="0" w:color="auto"/>
              <w:right w:val="single" w:sz="12" w:space="0" w:color="auto"/>
            </w:tcBorders>
          </w:tcPr>
          <w:p w14:paraId="64AB073D" w14:textId="77777777" w:rsidR="00736CF4" w:rsidRPr="004C4716" w:rsidRDefault="00736CF4" w:rsidP="00DB5AA2">
            <w:pPr>
              <w:spacing w:line="360" w:lineRule="auto"/>
              <w:rPr>
                <w:rFonts w:ascii="Times New Roman" w:hAnsi="Times New Roman" w:cs="Times New Roman"/>
                <w:sz w:val="36"/>
                <w:szCs w:val="36"/>
              </w:rPr>
            </w:pPr>
            <w:r w:rsidRPr="004C4716">
              <w:rPr>
                <w:rFonts w:ascii="Times New Roman" w:hAnsi="Times New Roman" w:cs="Times New Roman"/>
                <w:sz w:val="36"/>
                <w:szCs w:val="36"/>
              </w:rPr>
              <w:t xml:space="preserve">         Introduction</w:t>
            </w:r>
          </w:p>
        </w:tc>
        <w:tc>
          <w:tcPr>
            <w:tcW w:w="3679" w:type="dxa"/>
            <w:tcBorders>
              <w:top w:val="single" w:sz="12" w:space="0" w:color="auto"/>
              <w:left w:val="single" w:sz="12" w:space="0" w:color="auto"/>
              <w:bottom w:val="single" w:sz="12" w:space="0" w:color="auto"/>
              <w:right w:val="single" w:sz="12" w:space="0" w:color="auto"/>
            </w:tcBorders>
          </w:tcPr>
          <w:p w14:paraId="10418901" w14:textId="18634C00" w:rsidR="00736CF4" w:rsidRPr="004C4716" w:rsidRDefault="00866A03" w:rsidP="00866A03">
            <w:pPr>
              <w:spacing w:line="360" w:lineRule="auto"/>
              <w:jc w:val="center"/>
              <w:rPr>
                <w:rFonts w:ascii="Times New Roman" w:hAnsi="Times New Roman" w:cs="Times New Roman"/>
                <w:sz w:val="36"/>
                <w:szCs w:val="36"/>
              </w:rPr>
            </w:pPr>
            <w:r>
              <w:rPr>
                <w:rFonts w:ascii="Times New Roman" w:hAnsi="Times New Roman" w:cs="Times New Roman"/>
                <w:sz w:val="36"/>
                <w:szCs w:val="36"/>
              </w:rPr>
              <w:t>7 - 22</w:t>
            </w:r>
          </w:p>
        </w:tc>
      </w:tr>
      <w:tr w:rsidR="00736CF4" w:rsidRPr="004C4716" w14:paraId="28A3CA02" w14:textId="77777777" w:rsidTr="00DB5AA2">
        <w:trPr>
          <w:trHeight w:val="1188"/>
        </w:trPr>
        <w:tc>
          <w:tcPr>
            <w:tcW w:w="3298" w:type="dxa"/>
            <w:tcBorders>
              <w:top w:val="single" w:sz="12" w:space="0" w:color="auto"/>
              <w:left w:val="single" w:sz="12" w:space="0" w:color="auto"/>
              <w:bottom w:val="single" w:sz="12" w:space="0" w:color="auto"/>
              <w:right w:val="single" w:sz="12" w:space="0" w:color="auto"/>
            </w:tcBorders>
          </w:tcPr>
          <w:p w14:paraId="326E1DE0"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2</w:t>
            </w:r>
          </w:p>
        </w:tc>
        <w:tc>
          <w:tcPr>
            <w:tcW w:w="3298" w:type="dxa"/>
            <w:tcBorders>
              <w:top w:val="single" w:sz="12" w:space="0" w:color="auto"/>
              <w:left w:val="single" w:sz="12" w:space="0" w:color="auto"/>
              <w:bottom w:val="single" w:sz="12" w:space="0" w:color="auto"/>
              <w:right w:val="single" w:sz="12" w:space="0" w:color="auto"/>
            </w:tcBorders>
          </w:tcPr>
          <w:p w14:paraId="457CE89A"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Software Requirement Specification</w:t>
            </w:r>
          </w:p>
        </w:tc>
        <w:tc>
          <w:tcPr>
            <w:tcW w:w="3679" w:type="dxa"/>
            <w:tcBorders>
              <w:top w:val="single" w:sz="12" w:space="0" w:color="auto"/>
              <w:left w:val="single" w:sz="12" w:space="0" w:color="auto"/>
              <w:bottom w:val="single" w:sz="12" w:space="0" w:color="auto"/>
              <w:right w:val="single" w:sz="12" w:space="0" w:color="auto"/>
            </w:tcBorders>
          </w:tcPr>
          <w:p w14:paraId="63F427B2" w14:textId="6D166A21" w:rsidR="00736CF4" w:rsidRPr="004C4716" w:rsidRDefault="00866A03" w:rsidP="00DB5AA2">
            <w:pPr>
              <w:spacing w:line="360" w:lineRule="auto"/>
              <w:jc w:val="center"/>
              <w:rPr>
                <w:rFonts w:ascii="Times New Roman" w:hAnsi="Times New Roman" w:cs="Times New Roman"/>
                <w:sz w:val="36"/>
                <w:szCs w:val="36"/>
              </w:rPr>
            </w:pPr>
            <w:r>
              <w:rPr>
                <w:rFonts w:ascii="Times New Roman" w:hAnsi="Times New Roman" w:cs="Times New Roman"/>
                <w:sz w:val="36"/>
                <w:szCs w:val="36"/>
              </w:rPr>
              <w:t>23 - 26</w:t>
            </w:r>
          </w:p>
        </w:tc>
      </w:tr>
      <w:tr w:rsidR="00736CF4" w:rsidRPr="004C4716" w14:paraId="2A7639AD" w14:textId="77777777" w:rsidTr="00DB5AA2">
        <w:trPr>
          <w:trHeight w:val="930"/>
        </w:trPr>
        <w:tc>
          <w:tcPr>
            <w:tcW w:w="3298" w:type="dxa"/>
            <w:tcBorders>
              <w:top w:val="single" w:sz="12" w:space="0" w:color="auto"/>
              <w:left w:val="single" w:sz="12" w:space="0" w:color="auto"/>
              <w:bottom w:val="single" w:sz="12" w:space="0" w:color="auto"/>
              <w:right w:val="single" w:sz="12" w:space="0" w:color="auto"/>
            </w:tcBorders>
          </w:tcPr>
          <w:p w14:paraId="2E89693F"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3</w:t>
            </w:r>
          </w:p>
        </w:tc>
        <w:tc>
          <w:tcPr>
            <w:tcW w:w="3298" w:type="dxa"/>
            <w:tcBorders>
              <w:top w:val="single" w:sz="12" w:space="0" w:color="auto"/>
              <w:left w:val="single" w:sz="12" w:space="0" w:color="auto"/>
              <w:bottom w:val="single" w:sz="12" w:space="0" w:color="auto"/>
              <w:right w:val="single" w:sz="12" w:space="0" w:color="auto"/>
            </w:tcBorders>
          </w:tcPr>
          <w:p w14:paraId="68976A67"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Designing</w:t>
            </w:r>
          </w:p>
        </w:tc>
        <w:tc>
          <w:tcPr>
            <w:tcW w:w="3679" w:type="dxa"/>
            <w:tcBorders>
              <w:top w:val="single" w:sz="12" w:space="0" w:color="auto"/>
              <w:left w:val="single" w:sz="12" w:space="0" w:color="auto"/>
              <w:bottom w:val="single" w:sz="12" w:space="0" w:color="auto"/>
              <w:right w:val="single" w:sz="12" w:space="0" w:color="auto"/>
            </w:tcBorders>
          </w:tcPr>
          <w:p w14:paraId="13D9ED6D" w14:textId="35B5B3F7" w:rsidR="00736CF4" w:rsidRPr="004C4716" w:rsidRDefault="00866A03" w:rsidP="00DB5AA2">
            <w:pPr>
              <w:spacing w:line="360" w:lineRule="auto"/>
              <w:jc w:val="center"/>
              <w:rPr>
                <w:rFonts w:ascii="Times New Roman" w:hAnsi="Times New Roman" w:cs="Times New Roman"/>
                <w:sz w:val="36"/>
                <w:szCs w:val="36"/>
              </w:rPr>
            </w:pPr>
            <w:r>
              <w:rPr>
                <w:rFonts w:ascii="Times New Roman" w:hAnsi="Times New Roman" w:cs="Times New Roman"/>
                <w:sz w:val="36"/>
                <w:szCs w:val="36"/>
              </w:rPr>
              <w:t>27 - 30</w:t>
            </w:r>
          </w:p>
        </w:tc>
      </w:tr>
      <w:tr w:rsidR="00736CF4" w:rsidRPr="004C4716" w14:paraId="0E44C672" w14:textId="77777777" w:rsidTr="00DB5AA2">
        <w:trPr>
          <w:trHeight w:val="888"/>
        </w:trPr>
        <w:tc>
          <w:tcPr>
            <w:tcW w:w="3298" w:type="dxa"/>
            <w:tcBorders>
              <w:top w:val="single" w:sz="12" w:space="0" w:color="auto"/>
              <w:left w:val="single" w:sz="12" w:space="0" w:color="auto"/>
              <w:bottom w:val="single" w:sz="12" w:space="0" w:color="auto"/>
              <w:right w:val="single" w:sz="12" w:space="0" w:color="auto"/>
            </w:tcBorders>
          </w:tcPr>
          <w:p w14:paraId="148F7BD7"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4</w:t>
            </w:r>
          </w:p>
        </w:tc>
        <w:tc>
          <w:tcPr>
            <w:tcW w:w="3298" w:type="dxa"/>
            <w:tcBorders>
              <w:top w:val="single" w:sz="12" w:space="0" w:color="auto"/>
              <w:left w:val="single" w:sz="12" w:space="0" w:color="auto"/>
              <w:bottom w:val="single" w:sz="12" w:space="0" w:color="auto"/>
              <w:right w:val="single" w:sz="12" w:space="0" w:color="auto"/>
            </w:tcBorders>
          </w:tcPr>
          <w:p w14:paraId="5F8EA059"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Coding</w:t>
            </w:r>
          </w:p>
        </w:tc>
        <w:tc>
          <w:tcPr>
            <w:tcW w:w="3679" w:type="dxa"/>
            <w:tcBorders>
              <w:top w:val="single" w:sz="12" w:space="0" w:color="auto"/>
              <w:left w:val="single" w:sz="12" w:space="0" w:color="auto"/>
              <w:bottom w:val="single" w:sz="12" w:space="0" w:color="auto"/>
              <w:right w:val="single" w:sz="12" w:space="0" w:color="auto"/>
            </w:tcBorders>
          </w:tcPr>
          <w:p w14:paraId="7DAA6DD7" w14:textId="51EF2B24" w:rsidR="00736CF4" w:rsidRPr="004C4716" w:rsidRDefault="00866A03" w:rsidP="00DB5AA2">
            <w:pPr>
              <w:spacing w:line="360" w:lineRule="auto"/>
              <w:jc w:val="center"/>
              <w:rPr>
                <w:rFonts w:ascii="Times New Roman" w:hAnsi="Times New Roman" w:cs="Times New Roman"/>
                <w:sz w:val="36"/>
                <w:szCs w:val="36"/>
              </w:rPr>
            </w:pPr>
            <w:r>
              <w:rPr>
                <w:rFonts w:ascii="Times New Roman" w:hAnsi="Times New Roman" w:cs="Times New Roman"/>
                <w:sz w:val="36"/>
                <w:szCs w:val="36"/>
              </w:rPr>
              <w:t>31 - 72</w:t>
            </w:r>
          </w:p>
        </w:tc>
      </w:tr>
      <w:tr w:rsidR="00736CF4" w:rsidRPr="004C4716" w14:paraId="759E5CD5" w14:textId="77777777" w:rsidTr="00DB5AA2">
        <w:trPr>
          <w:trHeight w:val="888"/>
        </w:trPr>
        <w:tc>
          <w:tcPr>
            <w:tcW w:w="3298" w:type="dxa"/>
            <w:tcBorders>
              <w:top w:val="single" w:sz="12" w:space="0" w:color="auto"/>
              <w:left w:val="single" w:sz="12" w:space="0" w:color="auto"/>
              <w:bottom w:val="single" w:sz="12" w:space="0" w:color="auto"/>
              <w:right w:val="single" w:sz="12" w:space="0" w:color="auto"/>
            </w:tcBorders>
          </w:tcPr>
          <w:p w14:paraId="7F7DC845"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5</w:t>
            </w:r>
          </w:p>
        </w:tc>
        <w:tc>
          <w:tcPr>
            <w:tcW w:w="3298" w:type="dxa"/>
            <w:tcBorders>
              <w:top w:val="single" w:sz="12" w:space="0" w:color="auto"/>
              <w:left w:val="single" w:sz="12" w:space="0" w:color="auto"/>
              <w:bottom w:val="single" w:sz="12" w:space="0" w:color="auto"/>
              <w:right w:val="single" w:sz="12" w:space="0" w:color="auto"/>
            </w:tcBorders>
          </w:tcPr>
          <w:p w14:paraId="1778FC80"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Testing</w:t>
            </w:r>
          </w:p>
        </w:tc>
        <w:tc>
          <w:tcPr>
            <w:tcW w:w="3679" w:type="dxa"/>
            <w:tcBorders>
              <w:top w:val="single" w:sz="12" w:space="0" w:color="auto"/>
              <w:left w:val="single" w:sz="12" w:space="0" w:color="auto"/>
              <w:bottom w:val="single" w:sz="12" w:space="0" w:color="auto"/>
              <w:right w:val="single" w:sz="12" w:space="0" w:color="auto"/>
            </w:tcBorders>
          </w:tcPr>
          <w:p w14:paraId="177B70AD" w14:textId="74EA8B7B" w:rsidR="00736CF4" w:rsidRPr="004C4716" w:rsidRDefault="00866A03" w:rsidP="00DB5AA2">
            <w:pPr>
              <w:spacing w:line="360" w:lineRule="auto"/>
              <w:jc w:val="center"/>
              <w:rPr>
                <w:rFonts w:ascii="Times New Roman" w:hAnsi="Times New Roman" w:cs="Times New Roman"/>
                <w:sz w:val="36"/>
                <w:szCs w:val="36"/>
              </w:rPr>
            </w:pPr>
            <w:r>
              <w:rPr>
                <w:rFonts w:ascii="Times New Roman" w:hAnsi="Times New Roman" w:cs="Times New Roman"/>
                <w:sz w:val="36"/>
                <w:szCs w:val="36"/>
              </w:rPr>
              <w:t>73 - 76</w:t>
            </w:r>
          </w:p>
        </w:tc>
      </w:tr>
      <w:tr w:rsidR="00736CF4" w:rsidRPr="004C4716" w14:paraId="15F82FFA" w14:textId="77777777" w:rsidTr="00DB5AA2">
        <w:trPr>
          <w:trHeight w:val="930"/>
        </w:trPr>
        <w:tc>
          <w:tcPr>
            <w:tcW w:w="3298" w:type="dxa"/>
            <w:tcBorders>
              <w:top w:val="single" w:sz="12" w:space="0" w:color="auto"/>
              <w:left w:val="single" w:sz="12" w:space="0" w:color="auto"/>
              <w:bottom w:val="single" w:sz="12" w:space="0" w:color="auto"/>
              <w:right w:val="single" w:sz="12" w:space="0" w:color="auto"/>
            </w:tcBorders>
          </w:tcPr>
          <w:p w14:paraId="575C5C3A"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6</w:t>
            </w:r>
          </w:p>
        </w:tc>
        <w:tc>
          <w:tcPr>
            <w:tcW w:w="3298" w:type="dxa"/>
            <w:tcBorders>
              <w:top w:val="single" w:sz="12" w:space="0" w:color="auto"/>
              <w:left w:val="single" w:sz="12" w:space="0" w:color="auto"/>
              <w:bottom w:val="single" w:sz="12" w:space="0" w:color="auto"/>
              <w:right w:val="single" w:sz="12" w:space="0" w:color="auto"/>
            </w:tcBorders>
          </w:tcPr>
          <w:p w14:paraId="0D4AF8DC"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Output</w:t>
            </w:r>
          </w:p>
        </w:tc>
        <w:tc>
          <w:tcPr>
            <w:tcW w:w="3679" w:type="dxa"/>
            <w:tcBorders>
              <w:top w:val="single" w:sz="12" w:space="0" w:color="auto"/>
              <w:left w:val="single" w:sz="12" w:space="0" w:color="auto"/>
              <w:bottom w:val="single" w:sz="12" w:space="0" w:color="auto"/>
              <w:right w:val="single" w:sz="12" w:space="0" w:color="auto"/>
            </w:tcBorders>
          </w:tcPr>
          <w:p w14:paraId="1039D6F5" w14:textId="7C6E47DA" w:rsidR="00736CF4" w:rsidRPr="004C4716" w:rsidRDefault="00866A03" w:rsidP="00DB5AA2">
            <w:pPr>
              <w:spacing w:line="360" w:lineRule="auto"/>
              <w:jc w:val="center"/>
              <w:rPr>
                <w:rFonts w:ascii="Times New Roman" w:hAnsi="Times New Roman" w:cs="Times New Roman"/>
                <w:sz w:val="36"/>
                <w:szCs w:val="36"/>
              </w:rPr>
            </w:pPr>
            <w:r>
              <w:rPr>
                <w:rFonts w:ascii="Times New Roman" w:hAnsi="Times New Roman" w:cs="Times New Roman"/>
                <w:sz w:val="36"/>
                <w:szCs w:val="36"/>
              </w:rPr>
              <w:t>77 - 78</w:t>
            </w:r>
          </w:p>
        </w:tc>
      </w:tr>
      <w:tr w:rsidR="00736CF4" w:rsidRPr="004C4716" w14:paraId="0387B5CD" w14:textId="77777777" w:rsidTr="00DB5AA2">
        <w:trPr>
          <w:trHeight w:val="888"/>
        </w:trPr>
        <w:tc>
          <w:tcPr>
            <w:tcW w:w="3298" w:type="dxa"/>
            <w:tcBorders>
              <w:top w:val="single" w:sz="12" w:space="0" w:color="auto"/>
              <w:left w:val="single" w:sz="12" w:space="0" w:color="auto"/>
              <w:bottom w:val="single" w:sz="12" w:space="0" w:color="auto"/>
              <w:right w:val="single" w:sz="12" w:space="0" w:color="auto"/>
            </w:tcBorders>
          </w:tcPr>
          <w:p w14:paraId="6D553B6C"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7</w:t>
            </w:r>
          </w:p>
        </w:tc>
        <w:tc>
          <w:tcPr>
            <w:tcW w:w="3298" w:type="dxa"/>
            <w:tcBorders>
              <w:top w:val="single" w:sz="12" w:space="0" w:color="auto"/>
              <w:left w:val="single" w:sz="12" w:space="0" w:color="auto"/>
              <w:bottom w:val="single" w:sz="12" w:space="0" w:color="auto"/>
              <w:right w:val="single" w:sz="12" w:space="0" w:color="auto"/>
            </w:tcBorders>
          </w:tcPr>
          <w:p w14:paraId="79D58183"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 xml:space="preserve">Conclusion </w:t>
            </w:r>
          </w:p>
          <w:p w14:paraId="0ED6725B"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And</w:t>
            </w:r>
          </w:p>
          <w:p w14:paraId="53EDD8F6"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Future Scope</w:t>
            </w:r>
          </w:p>
        </w:tc>
        <w:tc>
          <w:tcPr>
            <w:tcW w:w="3679" w:type="dxa"/>
            <w:tcBorders>
              <w:top w:val="single" w:sz="12" w:space="0" w:color="auto"/>
              <w:left w:val="single" w:sz="12" w:space="0" w:color="auto"/>
              <w:bottom w:val="single" w:sz="12" w:space="0" w:color="auto"/>
              <w:right w:val="single" w:sz="12" w:space="0" w:color="auto"/>
            </w:tcBorders>
          </w:tcPr>
          <w:p w14:paraId="66A92F47" w14:textId="63BF4AFB" w:rsidR="00736CF4" w:rsidRPr="004C4716" w:rsidRDefault="00866A03" w:rsidP="00DB5AA2">
            <w:pPr>
              <w:spacing w:line="360" w:lineRule="auto"/>
              <w:jc w:val="center"/>
              <w:rPr>
                <w:rFonts w:ascii="Times New Roman" w:hAnsi="Times New Roman" w:cs="Times New Roman"/>
                <w:sz w:val="36"/>
                <w:szCs w:val="36"/>
              </w:rPr>
            </w:pPr>
            <w:r>
              <w:rPr>
                <w:rFonts w:ascii="Times New Roman" w:hAnsi="Times New Roman" w:cs="Times New Roman"/>
                <w:sz w:val="36"/>
                <w:szCs w:val="36"/>
              </w:rPr>
              <w:t>79</w:t>
            </w:r>
          </w:p>
        </w:tc>
      </w:tr>
      <w:tr w:rsidR="00736CF4" w:rsidRPr="004C4716" w14:paraId="7A13D7F9" w14:textId="77777777" w:rsidTr="00DB5AA2">
        <w:trPr>
          <w:trHeight w:val="888"/>
        </w:trPr>
        <w:tc>
          <w:tcPr>
            <w:tcW w:w="3298" w:type="dxa"/>
            <w:tcBorders>
              <w:top w:val="single" w:sz="12" w:space="0" w:color="auto"/>
              <w:left w:val="single" w:sz="12" w:space="0" w:color="auto"/>
              <w:bottom w:val="single" w:sz="18" w:space="0" w:color="auto"/>
              <w:right w:val="single" w:sz="12" w:space="0" w:color="auto"/>
            </w:tcBorders>
          </w:tcPr>
          <w:p w14:paraId="08562862"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8</w:t>
            </w:r>
          </w:p>
        </w:tc>
        <w:tc>
          <w:tcPr>
            <w:tcW w:w="3298" w:type="dxa"/>
            <w:tcBorders>
              <w:top w:val="single" w:sz="12" w:space="0" w:color="auto"/>
              <w:left w:val="single" w:sz="12" w:space="0" w:color="auto"/>
              <w:bottom w:val="single" w:sz="18" w:space="0" w:color="auto"/>
              <w:right w:val="single" w:sz="12" w:space="0" w:color="auto"/>
            </w:tcBorders>
          </w:tcPr>
          <w:p w14:paraId="6C57DFD6" w14:textId="77777777" w:rsidR="00736CF4" w:rsidRPr="004C4716" w:rsidRDefault="00736CF4" w:rsidP="00DB5AA2">
            <w:pPr>
              <w:spacing w:line="360" w:lineRule="auto"/>
              <w:jc w:val="center"/>
              <w:rPr>
                <w:rFonts w:ascii="Times New Roman" w:hAnsi="Times New Roman" w:cs="Times New Roman"/>
                <w:sz w:val="36"/>
                <w:szCs w:val="36"/>
              </w:rPr>
            </w:pPr>
            <w:r w:rsidRPr="004C4716">
              <w:rPr>
                <w:rFonts w:ascii="Times New Roman" w:hAnsi="Times New Roman" w:cs="Times New Roman"/>
                <w:sz w:val="36"/>
                <w:szCs w:val="36"/>
              </w:rPr>
              <w:t>Reference</w:t>
            </w:r>
          </w:p>
        </w:tc>
        <w:tc>
          <w:tcPr>
            <w:tcW w:w="3679" w:type="dxa"/>
            <w:tcBorders>
              <w:top w:val="single" w:sz="12" w:space="0" w:color="auto"/>
              <w:left w:val="single" w:sz="12" w:space="0" w:color="auto"/>
              <w:bottom w:val="single" w:sz="18" w:space="0" w:color="auto"/>
              <w:right w:val="single" w:sz="12" w:space="0" w:color="auto"/>
            </w:tcBorders>
          </w:tcPr>
          <w:p w14:paraId="02330357" w14:textId="50A75701" w:rsidR="00736CF4" w:rsidRPr="004C4716" w:rsidRDefault="00866A03" w:rsidP="00DB5AA2">
            <w:pPr>
              <w:spacing w:line="360" w:lineRule="auto"/>
              <w:jc w:val="center"/>
              <w:rPr>
                <w:rFonts w:ascii="Times New Roman" w:hAnsi="Times New Roman" w:cs="Times New Roman"/>
                <w:sz w:val="36"/>
                <w:szCs w:val="36"/>
              </w:rPr>
            </w:pPr>
            <w:r>
              <w:rPr>
                <w:rFonts w:ascii="Times New Roman" w:hAnsi="Times New Roman" w:cs="Times New Roman"/>
                <w:sz w:val="36"/>
                <w:szCs w:val="36"/>
              </w:rPr>
              <w:t>80</w:t>
            </w:r>
          </w:p>
        </w:tc>
      </w:tr>
    </w:tbl>
    <w:p w14:paraId="2A5F28B2" w14:textId="77777777" w:rsidR="00DB5AA2" w:rsidRPr="004C4716" w:rsidRDefault="00DB5AA2" w:rsidP="00DB5AA2">
      <w:pPr>
        <w:jc w:val="center"/>
        <w:rPr>
          <w:rFonts w:cstheme="minorHAnsi"/>
          <w:b/>
          <w:bCs/>
          <w:sz w:val="52"/>
          <w:szCs w:val="52"/>
        </w:rPr>
      </w:pPr>
      <w:r w:rsidRPr="004C4716">
        <w:rPr>
          <w:rFonts w:cstheme="minorHAnsi"/>
          <w:b/>
          <w:bCs/>
          <w:sz w:val="52"/>
          <w:szCs w:val="52"/>
          <w:u w:val="single"/>
        </w:rPr>
        <w:t>CONTENTS</w:t>
      </w:r>
    </w:p>
    <w:p w14:paraId="74358866" w14:textId="77777777" w:rsidR="003A17A2" w:rsidRDefault="003A17A2" w:rsidP="00DB5AA2">
      <w:pPr>
        <w:jc w:val="center"/>
        <w:rPr>
          <w:rFonts w:cstheme="minorHAnsi"/>
          <w:sz w:val="40"/>
          <w:szCs w:val="40"/>
        </w:rPr>
      </w:pPr>
    </w:p>
    <w:p w14:paraId="1F76C48D" w14:textId="77777777" w:rsidR="00DB5AA2" w:rsidRDefault="00DB5AA2" w:rsidP="00AC0AEB">
      <w:pPr>
        <w:rPr>
          <w:rFonts w:cstheme="minorHAnsi"/>
          <w:sz w:val="40"/>
          <w:szCs w:val="40"/>
        </w:rPr>
      </w:pPr>
    </w:p>
    <w:p w14:paraId="0F29A77E" w14:textId="26CA7B1A" w:rsidR="0034000C" w:rsidRPr="004C4716" w:rsidRDefault="0034000C" w:rsidP="00BE6D18">
      <w:pPr>
        <w:rPr>
          <w:rFonts w:cstheme="minorHAnsi"/>
          <w:b/>
          <w:bCs/>
          <w:sz w:val="52"/>
          <w:szCs w:val="52"/>
        </w:rPr>
      </w:pPr>
      <w:r>
        <w:t xml:space="preserve">                                                               </w:t>
      </w:r>
      <w:r w:rsidRPr="00C85B63">
        <w:rPr>
          <w:rFonts w:asciiTheme="majorHAnsi" w:hAnsiTheme="majorHAnsi" w:cstheme="majorHAnsi"/>
          <w:b/>
          <w:bCs/>
          <w:sz w:val="48"/>
          <w:szCs w:val="48"/>
        </w:rPr>
        <w:t xml:space="preserve">  </w:t>
      </w:r>
    </w:p>
    <w:p w14:paraId="5271ADBE" w14:textId="77777777" w:rsidR="0034000C" w:rsidRPr="004C4716" w:rsidRDefault="0034000C">
      <w:pPr>
        <w:rPr>
          <w:rFonts w:ascii="Times New Roman" w:hAnsi="Times New Roman" w:cs="Times New Roman"/>
          <w:sz w:val="36"/>
          <w:szCs w:val="36"/>
        </w:rPr>
      </w:pPr>
    </w:p>
    <w:p w14:paraId="6C10097D" w14:textId="77777777" w:rsidR="004C4716" w:rsidRDefault="004C4716" w:rsidP="00A526CE">
      <w:pPr>
        <w:rPr>
          <w:rFonts w:ascii="Times New Roman" w:hAnsi="Times New Roman" w:cs="Times New Roman"/>
          <w:sz w:val="36"/>
          <w:szCs w:val="36"/>
        </w:rPr>
      </w:pPr>
    </w:p>
    <w:p w14:paraId="23461F86" w14:textId="4DB32144" w:rsidR="003A17A2" w:rsidRPr="00A526CE" w:rsidRDefault="00A526CE" w:rsidP="00A526CE">
      <w:pPr>
        <w:rPr>
          <w:b/>
          <w:bCs/>
          <w:sz w:val="40"/>
          <w:szCs w:val="40"/>
        </w:rPr>
      </w:pPr>
      <w:r w:rsidRPr="004C4716">
        <w:rPr>
          <w:rFonts w:cstheme="minorHAnsi"/>
          <w:b/>
          <w:bCs/>
          <w:sz w:val="44"/>
          <w:szCs w:val="44"/>
        </w:rPr>
        <w:t>1.</w:t>
      </w:r>
      <w:r w:rsidR="003A17A2" w:rsidRPr="00A526CE">
        <w:rPr>
          <w:b/>
          <w:bCs/>
          <w:sz w:val="40"/>
          <w:szCs w:val="40"/>
        </w:rPr>
        <w:t>INTRODUCTION</w:t>
      </w:r>
    </w:p>
    <w:p w14:paraId="54340B14" w14:textId="00499F2F" w:rsidR="003A17A2" w:rsidRPr="00A526CE" w:rsidRDefault="00A526CE" w:rsidP="00A526CE">
      <w:pPr>
        <w:rPr>
          <w:b/>
          <w:bCs/>
          <w:sz w:val="40"/>
          <w:szCs w:val="40"/>
        </w:rPr>
      </w:pPr>
      <w:r>
        <w:rPr>
          <w:b/>
          <w:bCs/>
          <w:sz w:val="40"/>
          <w:szCs w:val="40"/>
        </w:rPr>
        <w:t xml:space="preserve">  </w:t>
      </w:r>
      <w:r w:rsidR="00A90EB9">
        <w:rPr>
          <w:b/>
          <w:bCs/>
          <w:sz w:val="40"/>
          <w:szCs w:val="40"/>
        </w:rPr>
        <w:t xml:space="preserve">1.1 </w:t>
      </w:r>
      <w:r w:rsidR="003A17A2" w:rsidRPr="00A526CE">
        <w:rPr>
          <w:b/>
          <w:bCs/>
          <w:sz w:val="40"/>
          <w:szCs w:val="40"/>
        </w:rPr>
        <w:t>Preface</w:t>
      </w:r>
    </w:p>
    <w:p w14:paraId="6B99EF55" w14:textId="77777777" w:rsidR="003A17A2" w:rsidRPr="00A526CE" w:rsidRDefault="003A17A2" w:rsidP="00F627F9">
      <w:pPr>
        <w:ind w:left="720"/>
        <w:jc w:val="both"/>
        <w:rPr>
          <w:sz w:val="32"/>
          <w:szCs w:val="32"/>
        </w:rPr>
      </w:pPr>
      <w:r w:rsidRPr="00A526CE">
        <w:rPr>
          <w:sz w:val="32"/>
          <w:szCs w:val="32"/>
        </w:rPr>
        <w:t>In our increasingly and industrial world, air quality has become a critical concern for public health and the environment. The Air Quality Index (AQI) serves as a vital tool to communicate the state of the air we breathe, helping individual and communities making informed decision.</w:t>
      </w:r>
    </w:p>
    <w:p w14:paraId="0B7F6D65" w14:textId="77777777" w:rsidR="003A17A2" w:rsidRPr="00A526CE" w:rsidRDefault="003A17A2" w:rsidP="00F627F9">
      <w:pPr>
        <w:ind w:left="720"/>
        <w:jc w:val="both"/>
        <w:rPr>
          <w:sz w:val="32"/>
          <w:szCs w:val="32"/>
        </w:rPr>
      </w:pPr>
      <w:r w:rsidRPr="00A526CE">
        <w:rPr>
          <w:sz w:val="32"/>
          <w:szCs w:val="32"/>
        </w:rPr>
        <w:t>This index simplifies complex air pollution data into an easy-to-understand format, highlighting the health impacts of various pollutants such as particulate matter, ozone, and nitrogen dioxide. By understanding the AQI we can take proactive measures to improve air quality and protects our well- being.</w:t>
      </w:r>
    </w:p>
    <w:p w14:paraId="3294632E" w14:textId="77777777" w:rsidR="003A17A2" w:rsidRPr="00A526CE" w:rsidRDefault="003A17A2" w:rsidP="00F627F9">
      <w:pPr>
        <w:ind w:left="720"/>
        <w:jc w:val="both"/>
        <w:rPr>
          <w:sz w:val="32"/>
          <w:szCs w:val="32"/>
        </w:rPr>
      </w:pPr>
      <w:r w:rsidRPr="00A526CE">
        <w:rPr>
          <w:sz w:val="32"/>
          <w:szCs w:val="32"/>
        </w:rPr>
        <w:t>This document provides a concise overview of AQI and its significant in our daily lives.</w:t>
      </w:r>
    </w:p>
    <w:p w14:paraId="7E856620" w14:textId="00B05B45" w:rsidR="003A17A2" w:rsidRPr="00A90EB9" w:rsidRDefault="00A90EB9" w:rsidP="00A90EB9">
      <w:pPr>
        <w:rPr>
          <w:b/>
          <w:bCs/>
          <w:sz w:val="36"/>
          <w:szCs w:val="36"/>
        </w:rPr>
      </w:pPr>
      <w:r>
        <w:rPr>
          <w:b/>
          <w:bCs/>
          <w:sz w:val="36"/>
          <w:szCs w:val="36"/>
        </w:rPr>
        <w:t>1.2</w:t>
      </w:r>
      <w:r w:rsidRPr="00A90EB9">
        <w:rPr>
          <w:b/>
          <w:bCs/>
          <w:sz w:val="36"/>
          <w:szCs w:val="36"/>
        </w:rPr>
        <w:t xml:space="preserve"> </w:t>
      </w:r>
      <w:r w:rsidR="003A17A2" w:rsidRPr="00A90EB9">
        <w:rPr>
          <w:b/>
          <w:bCs/>
          <w:sz w:val="36"/>
          <w:szCs w:val="36"/>
        </w:rPr>
        <w:t>Problem Definition and Objectives</w:t>
      </w:r>
    </w:p>
    <w:p w14:paraId="5EABDF00" w14:textId="77777777" w:rsidR="003A17A2" w:rsidRPr="00A90EB9" w:rsidRDefault="003A17A2" w:rsidP="00F627F9">
      <w:pPr>
        <w:pStyle w:val="ListParagraph"/>
        <w:jc w:val="both"/>
        <w:rPr>
          <w:sz w:val="32"/>
          <w:szCs w:val="32"/>
        </w:rPr>
      </w:pPr>
      <w:r w:rsidRPr="00A90EB9">
        <w:rPr>
          <w:sz w:val="32"/>
          <w:szCs w:val="32"/>
        </w:rPr>
        <w:t>Air pollution in urban areas poses significant health risk and environmental challenges. Despite existing effort, there is a gap in effectively informing the public about air quality and its impacts.</w:t>
      </w:r>
    </w:p>
    <w:p w14:paraId="0296D9D9" w14:textId="77777777" w:rsidR="003A17A2" w:rsidRPr="00A90EB9" w:rsidRDefault="003A17A2" w:rsidP="00F627F9">
      <w:pPr>
        <w:pStyle w:val="ListParagraph"/>
        <w:numPr>
          <w:ilvl w:val="0"/>
          <w:numId w:val="2"/>
        </w:numPr>
        <w:jc w:val="both"/>
        <w:rPr>
          <w:sz w:val="32"/>
          <w:szCs w:val="32"/>
        </w:rPr>
      </w:pPr>
      <w:r w:rsidRPr="00A90EB9">
        <w:rPr>
          <w:sz w:val="32"/>
          <w:szCs w:val="32"/>
        </w:rPr>
        <w:t>Raise Awareness: Simplify air quality data for public understanding.</w:t>
      </w:r>
    </w:p>
    <w:p w14:paraId="702FFAF3" w14:textId="77777777" w:rsidR="003A17A2" w:rsidRPr="00A90EB9" w:rsidRDefault="003A17A2" w:rsidP="00F627F9">
      <w:pPr>
        <w:pStyle w:val="ListParagraph"/>
        <w:numPr>
          <w:ilvl w:val="0"/>
          <w:numId w:val="2"/>
        </w:numPr>
        <w:jc w:val="both"/>
        <w:rPr>
          <w:sz w:val="32"/>
          <w:szCs w:val="32"/>
        </w:rPr>
      </w:pPr>
      <w:r w:rsidRPr="00A90EB9">
        <w:rPr>
          <w:sz w:val="32"/>
          <w:szCs w:val="32"/>
        </w:rPr>
        <w:t>Ongoing Monitoring: Ensure continuous and accurate air quality updates.</w:t>
      </w:r>
    </w:p>
    <w:p w14:paraId="7BBB210E" w14:textId="77777777" w:rsidR="003A17A2" w:rsidRPr="00A90EB9" w:rsidRDefault="003A17A2" w:rsidP="00F627F9">
      <w:pPr>
        <w:pStyle w:val="ListParagraph"/>
        <w:ind w:left="1512"/>
        <w:jc w:val="both"/>
        <w:rPr>
          <w:sz w:val="32"/>
          <w:szCs w:val="32"/>
        </w:rPr>
      </w:pPr>
    </w:p>
    <w:p w14:paraId="54F012B1" w14:textId="40897824" w:rsidR="003A17A2" w:rsidRPr="00A90EB9" w:rsidRDefault="00A90EB9" w:rsidP="00A90EB9">
      <w:pPr>
        <w:rPr>
          <w:sz w:val="32"/>
          <w:szCs w:val="32"/>
        </w:rPr>
      </w:pPr>
      <w:r w:rsidRPr="00A90EB9">
        <w:rPr>
          <w:b/>
          <w:bCs/>
          <w:sz w:val="36"/>
          <w:szCs w:val="36"/>
        </w:rPr>
        <w:t xml:space="preserve">1.3 </w:t>
      </w:r>
      <w:r w:rsidR="003A17A2" w:rsidRPr="00A90EB9">
        <w:rPr>
          <w:b/>
          <w:bCs/>
          <w:sz w:val="36"/>
          <w:szCs w:val="36"/>
        </w:rPr>
        <w:t>MOTIVATION</w:t>
      </w:r>
    </w:p>
    <w:p w14:paraId="07B6D752" w14:textId="77777777" w:rsidR="006F0FC2" w:rsidRDefault="003A17A2" w:rsidP="006F0FC2">
      <w:pPr>
        <w:ind w:left="360"/>
        <w:rPr>
          <w:sz w:val="32"/>
          <w:szCs w:val="32"/>
        </w:rPr>
      </w:pPr>
      <w:r w:rsidRPr="00A90EB9">
        <w:rPr>
          <w:sz w:val="32"/>
          <w:szCs w:val="32"/>
        </w:rPr>
        <w:t xml:space="preserve">Due to lack of awareness people health affected badly so AQI helps analyzing the change in air quality and it also helps in air </w:t>
      </w:r>
      <w:r w:rsidRPr="00A90EB9">
        <w:rPr>
          <w:sz w:val="32"/>
          <w:szCs w:val="32"/>
        </w:rPr>
        <w:lastRenderedPageBreak/>
        <w:t>quality and it also helps in identifying faulty standards and inadequate monitoring programs.</w:t>
      </w:r>
    </w:p>
    <w:p w14:paraId="373CDB34" w14:textId="41C04228" w:rsidR="003A17A2" w:rsidRPr="006F0FC2" w:rsidRDefault="00A90EB9" w:rsidP="006F0FC2">
      <w:pPr>
        <w:rPr>
          <w:sz w:val="32"/>
          <w:szCs w:val="32"/>
        </w:rPr>
      </w:pPr>
      <w:r w:rsidRPr="00A90EB9">
        <w:rPr>
          <w:b/>
          <w:bCs/>
          <w:sz w:val="36"/>
          <w:szCs w:val="36"/>
        </w:rPr>
        <w:t xml:space="preserve">1.4 </w:t>
      </w:r>
      <w:r w:rsidR="003A17A2" w:rsidRPr="00A90EB9">
        <w:rPr>
          <w:b/>
          <w:bCs/>
          <w:sz w:val="36"/>
          <w:szCs w:val="36"/>
        </w:rPr>
        <w:t>PROJECT OVERVIEW</w:t>
      </w:r>
    </w:p>
    <w:p w14:paraId="34B2359B" w14:textId="77777777" w:rsidR="003A17A2" w:rsidRPr="001E4483" w:rsidRDefault="003A17A2" w:rsidP="001E4483">
      <w:pPr>
        <w:jc w:val="both"/>
        <w:rPr>
          <w:sz w:val="32"/>
          <w:szCs w:val="32"/>
        </w:rPr>
      </w:pPr>
      <w:r w:rsidRPr="001E4483">
        <w:rPr>
          <w:sz w:val="32"/>
          <w:szCs w:val="32"/>
        </w:rPr>
        <w:t>The Air Quality Index (AQI) is a statistical for assessing the quality of the air in our surrounding. Air is getting polluted because of the release of toxic gases by industries, vehicles emissions and increased concentration of harmful gases and particular matter in the atmosphere.</w:t>
      </w:r>
    </w:p>
    <w:p w14:paraId="33BF3B60" w14:textId="77777777" w:rsidR="003A17A2" w:rsidRPr="001E4483" w:rsidRDefault="003A17A2" w:rsidP="00F627F9">
      <w:pPr>
        <w:jc w:val="both"/>
        <w:rPr>
          <w:sz w:val="32"/>
          <w:szCs w:val="32"/>
        </w:rPr>
      </w:pPr>
      <w:r w:rsidRPr="001E4483">
        <w:rPr>
          <w:sz w:val="32"/>
          <w:szCs w:val="32"/>
        </w:rPr>
        <w:t>The AQI project leverages cutting-edge machine learning model to enhance the accuracy and accessibility of air quality information.</w:t>
      </w:r>
    </w:p>
    <w:p w14:paraId="4A5590F7" w14:textId="77777777" w:rsidR="003A17A2" w:rsidRPr="001E4483" w:rsidRDefault="003A17A2" w:rsidP="00F627F9">
      <w:pPr>
        <w:jc w:val="both"/>
        <w:rPr>
          <w:sz w:val="32"/>
          <w:szCs w:val="32"/>
        </w:rPr>
      </w:pPr>
      <w:r w:rsidRPr="001E4483">
        <w:rPr>
          <w:sz w:val="32"/>
          <w:szCs w:val="32"/>
        </w:rPr>
        <w:t>The dataset consists of air sample of different location.</w:t>
      </w:r>
    </w:p>
    <w:p w14:paraId="4FA72B52" w14:textId="77777777" w:rsidR="003A17A2" w:rsidRPr="001E4483" w:rsidRDefault="003A17A2" w:rsidP="00F627F9">
      <w:pPr>
        <w:jc w:val="both"/>
        <w:rPr>
          <w:sz w:val="32"/>
          <w:szCs w:val="32"/>
        </w:rPr>
      </w:pPr>
      <w:r w:rsidRPr="001E4483">
        <w:rPr>
          <w:sz w:val="32"/>
          <w:szCs w:val="32"/>
        </w:rPr>
        <w:t>In this project, we predict the Air Quality Index of different location by using the machine learning model.</w:t>
      </w:r>
    </w:p>
    <w:p w14:paraId="5B35CF97" w14:textId="77777777" w:rsidR="003A17A2" w:rsidRPr="001E4483" w:rsidRDefault="003A17A2" w:rsidP="00F627F9">
      <w:pPr>
        <w:jc w:val="both"/>
        <w:rPr>
          <w:sz w:val="32"/>
          <w:szCs w:val="32"/>
        </w:rPr>
      </w:pPr>
      <w:r w:rsidRPr="001E4483">
        <w:rPr>
          <w:sz w:val="32"/>
          <w:szCs w:val="32"/>
        </w:rPr>
        <w:t>I have used the Python language and Jupyter Notebook Editor. We train the model using the training data set.</w:t>
      </w:r>
    </w:p>
    <w:p w14:paraId="3A69B5CA" w14:textId="77777777" w:rsidR="003A17A2" w:rsidRPr="001E4483" w:rsidRDefault="003A17A2" w:rsidP="00F627F9">
      <w:pPr>
        <w:jc w:val="both"/>
        <w:rPr>
          <w:sz w:val="32"/>
          <w:szCs w:val="32"/>
        </w:rPr>
      </w:pPr>
      <w:r w:rsidRPr="001E4483">
        <w:rPr>
          <w:sz w:val="32"/>
          <w:szCs w:val="32"/>
        </w:rPr>
        <w:t>The testing data consist of features and our model has to predict the target sequence.</w:t>
      </w:r>
    </w:p>
    <w:p w14:paraId="046FC95F" w14:textId="77777777" w:rsidR="003A17A2" w:rsidRDefault="003A17A2" w:rsidP="002F135D">
      <w:pPr>
        <w:pStyle w:val="ListParagraph"/>
        <w:ind w:left="1242"/>
        <w:rPr>
          <w:sz w:val="24"/>
          <w:szCs w:val="24"/>
        </w:rPr>
      </w:pPr>
    </w:p>
    <w:p w14:paraId="4F8D03D3" w14:textId="423D112E" w:rsidR="003A17A2" w:rsidRPr="0073336C" w:rsidRDefault="003A17A2" w:rsidP="0073336C">
      <w:pPr>
        <w:pStyle w:val="ListParagraph"/>
        <w:numPr>
          <w:ilvl w:val="1"/>
          <w:numId w:val="17"/>
        </w:numPr>
        <w:rPr>
          <w:b/>
          <w:bCs/>
          <w:sz w:val="28"/>
          <w:szCs w:val="28"/>
        </w:rPr>
      </w:pPr>
      <w:r w:rsidRPr="0073336C">
        <w:rPr>
          <w:b/>
          <w:bCs/>
          <w:sz w:val="36"/>
          <w:szCs w:val="36"/>
        </w:rPr>
        <w:t>HARDWARE SPECIFICATION</w:t>
      </w:r>
    </w:p>
    <w:p w14:paraId="6FD885F9" w14:textId="77777777" w:rsidR="003A17A2" w:rsidRPr="0073336C" w:rsidRDefault="003A17A2" w:rsidP="003A17A2">
      <w:pPr>
        <w:pStyle w:val="ListParagraph"/>
        <w:numPr>
          <w:ilvl w:val="0"/>
          <w:numId w:val="3"/>
        </w:numPr>
        <w:rPr>
          <w:sz w:val="32"/>
          <w:szCs w:val="32"/>
        </w:rPr>
      </w:pPr>
      <w:r w:rsidRPr="0073336C">
        <w:rPr>
          <w:sz w:val="32"/>
          <w:szCs w:val="32"/>
        </w:rPr>
        <w:t>Processor   - i3 or higher</w:t>
      </w:r>
    </w:p>
    <w:p w14:paraId="609896DE" w14:textId="77777777" w:rsidR="003A17A2" w:rsidRPr="0073336C" w:rsidRDefault="003A17A2" w:rsidP="003A17A2">
      <w:pPr>
        <w:pStyle w:val="ListParagraph"/>
        <w:numPr>
          <w:ilvl w:val="0"/>
          <w:numId w:val="3"/>
        </w:numPr>
        <w:rPr>
          <w:sz w:val="32"/>
          <w:szCs w:val="32"/>
        </w:rPr>
      </w:pPr>
      <w:r w:rsidRPr="0073336C">
        <w:rPr>
          <w:sz w:val="32"/>
          <w:szCs w:val="32"/>
        </w:rPr>
        <w:t>Processor Speed – 2.30GHz</w:t>
      </w:r>
    </w:p>
    <w:p w14:paraId="58E0B4C3" w14:textId="77777777" w:rsidR="003A17A2" w:rsidRPr="0073336C" w:rsidRDefault="003A17A2" w:rsidP="003A17A2">
      <w:pPr>
        <w:pStyle w:val="ListParagraph"/>
        <w:numPr>
          <w:ilvl w:val="0"/>
          <w:numId w:val="3"/>
        </w:numPr>
        <w:rPr>
          <w:sz w:val="32"/>
          <w:szCs w:val="32"/>
        </w:rPr>
      </w:pPr>
      <w:r w:rsidRPr="0073336C">
        <w:rPr>
          <w:sz w:val="32"/>
          <w:szCs w:val="32"/>
        </w:rPr>
        <w:t>RAM – 4GB or higher</w:t>
      </w:r>
    </w:p>
    <w:p w14:paraId="3F838F2E" w14:textId="77777777" w:rsidR="003A17A2" w:rsidRPr="0073336C" w:rsidRDefault="003A17A2" w:rsidP="003A17A2">
      <w:pPr>
        <w:pStyle w:val="ListParagraph"/>
        <w:numPr>
          <w:ilvl w:val="0"/>
          <w:numId w:val="3"/>
        </w:numPr>
        <w:rPr>
          <w:sz w:val="32"/>
          <w:szCs w:val="32"/>
        </w:rPr>
      </w:pPr>
      <w:r w:rsidRPr="0073336C">
        <w:rPr>
          <w:sz w:val="32"/>
          <w:szCs w:val="32"/>
        </w:rPr>
        <w:t>Hard Disk – 500GB or higher</w:t>
      </w:r>
    </w:p>
    <w:p w14:paraId="3518B898" w14:textId="77777777" w:rsidR="003A17A2" w:rsidRPr="0073336C" w:rsidRDefault="003A17A2" w:rsidP="003A17A2">
      <w:pPr>
        <w:pStyle w:val="ListParagraph"/>
        <w:numPr>
          <w:ilvl w:val="0"/>
          <w:numId w:val="3"/>
        </w:numPr>
        <w:rPr>
          <w:sz w:val="32"/>
          <w:szCs w:val="32"/>
        </w:rPr>
      </w:pPr>
      <w:r w:rsidRPr="0073336C">
        <w:rPr>
          <w:sz w:val="32"/>
          <w:szCs w:val="32"/>
        </w:rPr>
        <w:t>System Type – 64bit operating system</w:t>
      </w:r>
    </w:p>
    <w:p w14:paraId="106E73BE" w14:textId="77777777" w:rsidR="003A17A2" w:rsidRDefault="003A17A2" w:rsidP="00876539">
      <w:pPr>
        <w:pStyle w:val="ListParagraph"/>
        <w:ind w:left="1530"/>
        <w:rPr>
          <w:sz w:val="24"/>
          <w:szCs w:val="24"/>
        </w:rPr>
      </w:pPr>
    </w:p>
    <w:p w14:paraId="785AEF4D" w14:textId="2C679EA7" w:rsidR="003A17A2" w:rsidRPr="0073336C" w:rsidRDefault="0073336C" w:rsidP="0073336C">
      <w:pPr>
        <w:rPr>
          <w:b/>
          <w:bCs/>
          <w:sz w:val="36"/>
          <w:szCs w:val="36"/>
        </w:rPr>
      </w:pPr>
      <w:r>
        <w:rPr>
          <w:b/>
          <w:bCs/>
          <w:sz w:val="36"/>
          <w:szCs w:val="36"/>
        </w:rPr>
        <w:t xml:space="preserve">1.6 </w:t>
      </w:r>
      <w:r w:rsidR="003A17A2" w:rsidRPr="0073336C">
        <w:rPr>
          <w:b/>
          <w:bCs/>
          <w:sz w:val="36"/>
          <w:szCs w:val="36"/>
        </w:rPr>
        <w:t>SOFTWARE SPEFCIFICATION</w:t>
      </w:r>
    </w:p>
    <w:p w14:paraId="539B4E6A" w14:textId="77777777" w:rsidR="003A17A2" w:rsidRPr="0073336C" w:rsidRDefault="003A17A2" w:rsidP="003A17A2">
      <w:pPr>
        <w:pStyle w:val="ListParagraph"/>
        <w:numPr>
          <w:ilvl w:val="0"/>
          <w:numId w:val="4"/>
        </w:numPr>
        <w:rPr>
          <w:sz w:val="32"/>
          <w:szCs w:val="32"/>
        </w:rPr>
      </w:pPr>
      <w:r w:rsidRPr="0073336C">
        <w:rPr>
          <w:sz w:val="32"/>
          <w:szCs w:val="32"/>
        </w:rPr>
        <w:t xml:space="preserve">Windows: 10 or higher </w:t>
      </w:r>
    </w:p>
    <w:p w14:paraId="081C12A6" w14:textId="77777777" w:rsidR="003A17A2" w:rsidRPr="0073336C" w:rsidRDefault="003A17A2" w:rsidP="003A17A2">
      <w:pPr>
        <w:pStyle w:val="ListParagraph"/>
        <w:numPr>
          <w:ilvl w:val="0"/>
          <w:numId w:val="4"/>
        </w:numPr>
        <w:rPr>
          <w:sz w:val="32"/>
          <w:szCs w:val="32"/>
        </w:rPr>
      </w:pPr>
      <w:r w:rsidRPr="0073336C">
        <w:rPr>
          <w:sz w:val="32"/>
          <w:szCs w:val="32"/>
        </w:rPr>
        <w:t>Frontend: HTML and CSS</w:t>
      </w:r>
    </w:p>
    <w:p w14:paraId="3804317D" w14:textId="77777777" w:rsidR="003A17A2" w:rsidRPr="0073336C" w:rsidRDefault="003A17A2" w:rsidP="003A17A2">
      <w:pPr>
        <w:pStyle w:val="ListParagraph"/>
        <w:numPr>
          <w:ilvl w:val="0"/>
          <w:numId w:val="4"/>
        </w:numPr>
        <w:rPr>
          <w:sz w:val="32"/>
          <w:szCs w:val="32"/>
        </w:rPr>
      </w:pPr>
      <w:r w:rsidRPr="0073336C">
        <w:rPr>
          <w:sz w:val="32"/>
          <w:szCs w:val="32"/>
        </w:rPr>
        <w:t xml:space="preserve">Backend: Python AND </w:t>
      </w:r>
    </w:p>
    <w:p w14:paraId="6CB78A3B" w14:textId="77777777" w:rsidR="0073336C" w:rsidRPr="0073336C" w:rsidRDefault="003A17A2" w:rsidP="003A17A2">
      <w:pPr>
        <w:pStyle w:val="ListParagraph"/>
        <w:numPr>
          <w:ilvl w:val="0"/>
          <w:numId w:val="4"/>
        </w:numPr>
        <w:rPr>
          <w:sz w:val="32"/>
          <w:szCs w:val="32"/>
        </w:rPr>
      </w:pPr>
      <w:r w:rsidRPr="0073336C">
        <w:rPr>
          <w:sz w:val="32"/>
          <w:szCs w:val="32"/>
        </w:rPr>
        <w:lastRenderedPageBreak/>
        <w:t>Database: MON</w:t>
      </w:r>
      <w:r w:rsidR="0073336C" w:rsidRPr="0073336C">
        <w:rPr>
          <w:sz w:val="32"/>
          <w:szCs w:val="32"/>
        </w:rPr>
        <w:t xml:space="preserve">GO DB </w:t>
      </w:r>
    </w:p>
    <w:p w14:paraId="13EB5152" w14:textId="735A5D3B" w:rsidR="003A17A2" w:rsidRPr="0073336C" w:rsidRDefault="003A17A2" w:rsidP="003A17A2">
      <w:pPr>
        <w:pStyle w:val="ListParagraph"/>
        <w:numPr>
          <w:ilvl w:val="0"/>
          <w:numId w:val="4"/>
        </w:numPr>
        <w:rPr>
          <w:sz w:val="36"/>
          <w:szCs w:val="36"/>
        </w:rPr>
      </w:pPr>
      <w:r w:rsidRPr="0073336C">
        <w:rPr>
          <w:sz w:val="36"/>
          <w:szCs w:val="36"/>
        </w:rPr>
        <w:t>API:</w:t>
      </w:r>
      <w:ins w:id="0" w:author="Microsoft Word" w:date="2025-04-27T20:58:00Z" w16du:dateUtc="2025-04-27T15:28:00Z">
        <w:r w:rsidRPr="0073336C">
          <w:rPr>
            <w:sz w:val="36"/>
            <w:szCs w:val="36"/>
          </w:rPr>
          <w:t xml:space="preserve"> Flask</w:t>
        </w:r>
      </w:ins>
    </w:p>
    <w:p w14:paraId="459B6026" w14:textId="77777777" w:rsidR="003A17A2" w:rsidRPr="0073336C" w:rsidRDefault="003A17A2" w:rsidP="003A17A2">
      <w:pPr>
        <w:pStyle w:val="ListParagraph"/>
        <w:numPr>
          <w:ilvl w:val="0"/>
          <w:numId w:val="4"/>
        </w:numPr>
        <w:rPr>
          <w:sz w:val="32"/>
          <w:szCs w:val="32"/>
        </w:rPr>
      </w:pPr>
      <w:r w:rsidRPr="0073336C">
        <w:rPr>
          <w:sz w:val="32"/>
          <w:szCs w:val="32"/>
        </w:rPr>
        <w:t>Tools: Visual Studio Code, Python (Jupyter Notebook)</w:t>
      </w:r>
    </w:p>
    <w:p w14:paraId="74C475D5" w14:textId="77777777" w:rsidR="003A17A2" w:rsidRPr="00876539" w:rsidRDefault="003A17A2" w:rsidP="00876539">
      <w:pPr>
        <w:pStyle w:val="ListParagraph"/>
        <w:ind w:left="2160"/>
        <w:rPr>
          <w:sz w:val="24"/>
          <w:szCs w:val="24"/>
        </w:rPr>
      </w:pPr>
    </w:p>
    <w:p w14:paraId="145A24F2" w14:textId="4DE77C73" w:rsidR="003A17A2" w:rsidRPr="00D733F0" w:rsidRDefault="003A17A2" w:rsidP="00D733F0">
      <w:pPr>
        <w:pStyle w:val="ListParagraph"/>
        <w:numPr>
          <w:ilvl w:val="0"/>
          <w:numId w:val="19"/>
        </w:numPr>
        <w:rPr>
          <w:sz w:val="28"/>
          <w:szCs w:val="28"/>
        </w:rPr>
      </w:pPr>
      <w:r w:rsidRPr="00D733F0">
        <w:rPr>
          <w:b/>
          <w:bCs/>
          <w:sz w:val="36"/>
          <w:szCs w:val="36"/>
        </w:rPr>
        <w:t>ENVIRONMENTAL SETTING</w:t>
      </w:r>
    </w:p>
    <w:p w14:paraId="61481D4C" w14:textId="25BD3058" w:rsidR="003A17A2" w:rsidRPr="00D733F0" w:rsidRDefault="00D733F0" w:rsidP="00D733F0">
      <w:pPr>
        <w:ind w:left="360"/>
        <w:rPr>
          <w:b/>
          <w:bCs/>
          <w:sz w:val="32"/>
          <w:szCs w:val="32"/>
        </w:rPr>
      </w:pPr>
      <w:r>
        <w:rPr>
          <w:b/>
          <w:bCs/>
          <w:sz w:val="32"/>
          <w:szCs w:val="32"/>
        </w:rPr>
        <w:t xml:space="preserve">  2.1 </w:t>
      </w:r>
      <w:r w:rsidR="003A17A2" w:rsidRPr="00D733F0">
        <w:rPr>
          <w:b/>
          <w:bCs/>
          <w:sz w:val="32"/>
          <w:szCs w:val="32"/>
        </w:rPr>
        <w:t>PREFACE</w:t>
      </w:r>
    </w:p>
    <w:p w14:paraId="2698CE18" w14:textId="77777777" w:rsidR="003A17A2" w:rsidRPr="00D733F0" w:rsidRDefault="003A17A2" w:rsidP="00F627F9">
      <w:pPr>
        <w:jc w:val="both"/>
        <w:rPr>
          <w:sz w:val="32"/>
          <w:szCs w:val="32"/>
        </w:rPr>
      </w:pPr>
      <w:r w:rsidRPr="00D733F0">
        <w:rPr>
          <w:sz w:val="32"/>
          <w:szCs w:val="32"/>
        </w:rPr>
        <w:t>In an era where urbanization and industrialization activities are at their peak, the quality of air that we breath has become a crucial aspect of public health and environmental protection.</w:t>
      </w:r>
    </w:p>
    <w:p w14:paraId="4F272E42" w14:textId="77777777" w:rsidR="003A17A2" w:rsidRPr="00D733F0" w:rsidRDefault="003A17A2" w:rsidP="00F627F9">
      <w:pPr>
        <w:jc w:val="both"/>
        <w:rPr>
          <w:sz w:val="32"/>
          <w:szCs w:val="32"/>
        </w:rPr>
      </w:pPr>
      <w:r w:rsidRPr="00D733F0">
        <w:rPr>
          <w:sz w:val="32"/>
          <w:szCs w:val="32"/>
        </w:rPr>
        <w:t>We have designed a machine learning model with existing data ser to predict the air quality index.</w:t>
      </w:r>
    </w:p>
    <w:p w14:paraId="2D267504" w14:textId="77777777" w:rsidR="003A17A2" w:rsidRPr="00D733F0" w:rsidRDefault="003A17A2" w:rsidP="00F627F9">
      <w:pPr>
        <w:jc w:val="both"/>
        <w:rPr>
          <w:sz w:val="32"/>
          <w:szCs w:val="32"/>
        </w:rPr>
      </w:pPr>
      <w:r w:rsidRPr="00D733F0">
        <w:rPr>
          <w:sz w:val="32"/>
          <w:szCs w:val="32"/>
        </w:rPr>
        <w:t>This report provides a comprehensive overview of the AQI, its methodology, and the significance of using machine learning in monitoring air quality.</w:t>
      </w:r>
    </w:p>
    <w:p w14:paraId="3763E887" w14:textId="77777777" w:rsidR="003A17A2" w:rsidRDefault="003A17A2" w:rsidP="00DC6476">
      <w:pPr>
        <w:pStyle w:val="ListParagraph"/>
        <w:ind w:left="1242"/>
        <w:rPr>
          <w:sz w:val="24"/>
          <w:szCs w:val="24"/>
        </w:rPr>
      </w:pPr>
    </w:p>
    <w:p w14:paraId="0EDC673A" w14:textId="3D158419" w:rsidR="003A17A2" w:rsidRPr="00D733F0" w:rsidRDefault="003A17A2" w:rsidP="00D733F0">
      <w:pPr>
        <w:pStyle w:val="ListParagraph"/>
        <w:numPr>
          <w:ilvl w:val="1"/>
          <w:numId w:val="19"/>
        </w:numPr>
        <w:rPr>
          <w:b/>
          <w:bCs/>
          <w:sz w:val="32"/>
          <w:szCs w:val="32"/>
        </w:rPr>
      </w:pPr>
      <w:r w:rsidRPr="00D733F0">
        <w:rPr>
          <w:b/>
          <w:bCs/>
          <w:sz w:val="32"/>
          <w:szCs w:val="32"/>
        </w:rPr>
        <w:t xml:space="preserve">EXISTING SYSTEM </w:t>
      </w:r>
    </w:p>
    <w:p w14:paraId="3870C9ED" w14:textId="77777777" w:rsidR="003A17A2" w:rsidRPr="00D733F0" w:rsidRDefault="003A17A2" w:rsidP="00F627F9">
      <w:pPr>
        <w:jc w:val="both"/>
        <w:rPr>
          <w:sz w:val="32"/>
          <w:szCs w:val="32"/>
        </w:rPr>
      </w:pPr>
      <w:r w:rsidRPr="00D733F0">
        <w:rPr>
          <w:sz w:val="32"/>
          <w:szCs w:val="32"/>
        </w:rPr>
        <w:t xml:space="preserve">There are wide variety of existing software and platforms available online that shows the AQI .Like , the widely used platform , </w:t>
      </w:r>
      <w:hyperlink r:id="rId12" w:history="1">
        <w:r w:rsidRPr="00D733F0">
          <w:rPr>
            <w:rStyle w:val="Hyperlink"/>
            <w:sz w:val="32"/>
            <w:szCs w:val="32"/>
          </w:rPr>
          <w:t>www.accuweather.com</w:t>
        </w:r>
      </w:hyperlink>
      <w:r w:rsidRPr="00D733F0">
        <w:rPr>
          <w:sz w:val="32"/>
          <w:szCs w:val="32"/>
        </w:rPr>
        <w:t xml:space="preserve">  which directly provides the access to the air quality using the location but there are some drawbacks  in this platform are : Inaccuracy , User Interface issues , reliability Concerns and in comparison with other apps it provides inaccurate and less reliable forecasts. </w:t>
      </w:r>
    </w:p>
    <w:p w14:paraId="62CD6D91" w14:textId="77777777" w:rsidR="00D733F0" w:rsidRDefault="00D733F0" w:rsidP="00D733F0">
      <w:pPr>
        <w:rPr>
          <w:b/>
          <w:bCs/>
          <w:sz w:val="32"/>
          <w:szCs w:val="32"/>
        </w:rPr>
      </w:pPr>
    </w:p>
    <w:p w14:paraId="59FF693B" w14:textId="1474E04C" w:rsidR="003A17A2" w:rsidRPr="00D733F0" w:rsidRDefault="00D733F0" w:rsidP="00D733F0">
      <w:pPr>
        <w:rPr>
          <w:b/>
          <w:bCs/>
          <w:sz w:val="36"/>
          <w:szCs w:val="36"/>
        </w:rPr>
      </w:pPr>
      <w:r w:rsidRPr="00D733F0">
        <w:rPr>
          <w:b/>
          <w:bCs/>
          <w:sz w:val="36"/>
          <w:szCs w:val="36"/>
        </w:rPr>
        <w:t xml:space="preserve">2.4 </w:t>
      </w:r>
      <w:r w:rsidR="003A17A2" w:rsidRPr="00D733F0">
        <w:rPr>
          <w:b/>
          <w:bCs/>
          <w:sz w:val="36"/>
          <w:szCs w:val="36"/>
        </w:rPr>
        <w:t>FEASIBILITY STUDY</w:t>
      </w:r>
    </w:p>
    <w:p w14:paraId="3674D7FF" w14:textId="77777777" w:rsidR="003A17A2" w:rsidRPr="00D733F0" w:rsidRDefault="003A17A2" w:rsidP="00D733F0">
      <w:pPr>
        <w:pStyle w:val="ListParagraph"/>
        <w:numPr>
          <w:ilvl w:val="0"/>
          <w:numId w:val="20"/>
        </w:numPr>
        <w:rPr>
          <w:b/>
          <w:bCs/>
          <w:sz w:val="32"/>
          <w:szCs w:val="32"/>
        </w:rPr>
      </w:pPr>
      <w:r w:rsidRPr="00D733F0">
        <w:rPr>
          <w:b/>
          <w:bCs/>
          <w:sz w:val="32"/>
          <w:szCs w:val="32"/>
        </w:rPr>
        <w:t>Economic Feasibility:</w:t>
      </w:r>
    </w:p>
    <w:p w14:paraId="3B8F2A21" w14:textId="77777777" w:rsidR="003A17A2" w:rsidRPr="00D733F0" w:rsidRDefault="003A17A2" w:rsidP="00F627F9">
      <w:pPr>
        <w:jc w:val="both"/>
        <w:rPr>
          <w:b/>
          <w:bCs/>
          <w:sz w:val="32"/>
          <w:szCs w:val="32"/>
        </w:rPr>
      </w:pPr>
      <w:r w:rsidRPr="00D733F0">
        <w:rPr>
          <w:sz w:val="32"/>
          <w:szCs w:val="32"/>
        </w:rPr>
        <w:t>This project is economically feasible as it does not require much money. The only requirement that is needed is web browser along with any operating system.</w:t>
      </w:r>
    </w:p>
    <w:p w14:paraId="7E4FFB51" w14:textId="77777777" w:rsidR="003A17A2" w:rsidRPr="00D733F0" w:rsidRDefault="003A17A2" w:rsidP="00D733F0">
      <w:pPr>
        <w:rPr>
          <w:b/>
          <w:bCs/>
          <w:sz w:val="32"/>
          <w:szCs w:val="32"/>
        </w:rPr>
      </w:pPr>
      <w:r w:rsidRPr="00D733F0">
        <w:rPr>
          <w:sz w:val="32"/>
          <w:szCs w:val="32"/>
        </w:rPr>
        <w:lastRenderedPageBreak/>
        <w:t>It is free for viewing on World Wide Web with a registered domain name.</w:t>
      </w:r>
    </w:p>
    <w:p w14:paraId="5D694FA1" w14:textId="77777777" w:rsidR="003A17A2" w:rsidRPr="00D733F0" w:rsidRDefault="003A17A2" w:rsidP="00D733F0">
      <w:pPr>
        <w:pStyle w:val="ListParagraph"/>
        <w:numPr>
          <w:ilvl w:val="0"/>
          <w:numId w:val="21"/>
        </w:numPr>
        <w:rPr>
          <w:b/>
          <w:bCs/>
          <w:sz w:val="32"/>
          <w:szCs w:val="32"/>
        </w:rPr>
      </w:pPr>
      <w:r w:rsidRPr="00D733F0">
        <w:rPr>
          <w:b/>
          <w:bCs/>
          <w:sz w:val="32"/>
          <w:szCs w:val="32"/>
        </w:rPr>
        <w:t>Technical Feasibility:</w:t>
      </w:r>
    </w:p>
    <w:p w14:paraId="2C20C169" w14:textId="77777777" w:rsidR="003A17A2" w:rsidRDefault="003A17A2" w:rsidP="00F627F9">
      <w:pPr>
        <w:jc w:val="both"/>
        <w:rPr>
          <w:sz w:val="32"/>
          <w:szCs w:val="32"/>
        </w:rPr>
      </w:pPr>
      <w:r w:rsidRPr="00D733F0">
        <w:rPr>
          <w:sz w:val="32"/>
          <w:szCs w:val="32"/>
        </w:rPr>
        <w:t>For the successful development of this project all we need is an internet connection, a database server, and a supporting web server. This can be successfully implemented in popular web browsers like Microsoft Edge environment, Internet Explorer, Google, and other browsing application.</w:t>
      </w:r>
    </w:p>
    <w:p w14:paraId="155082E5" w14:textId="675C9156" w:rsidR="006B6EE5" w:rsidRPr="006B6EE5" w:rsidRDefault="006B6EE5" w:rsidP="006B6EE5">
      <w:pPr>
        <w:pStyle w:val="ListParagraph"/>
        <w:numPr>
          <w:ilvl w:val="1"/>
          <w:numId w:val="19"/>
        </w:numPr>
        <w:jc w:val="both"/>
        <w:rPr>
          <w:b/>
          <w:bCs/>
          <w:sz w:val="36"/>
          <w:szCs w:val="36"/>
        </w:rPr>
      </w:pPr>
      <w:r w:rsidRPr="006B6EE5">
        <w:rPr>
          <w:b/>
          <w:bCs/>
          <w:sz w:val="36"/>
          <w:szCs w:val="36"/>
        </w:rPr>
        <w:t>ENVIRONMENT SETTING:</w:t>
      </w:r>
    </w:p>
    <w:p w14:paraId="007ED8F8" w14:textId="75F32113" w:rsidR="00915E98" w:rsidRPr="00543AEC" w:rsidRDefault="00915E98" w:rsidP="00543AEC">
      <w:pPr>
        <w:rPr>
          <w:rFonts w:ascii="Segoe UI Symbol" w:hAnsi="Segoe UI Symbol" w:cs="Segoe UI Symbol"/>
          <w:sz w:val="32"/>
          <w:szCs w:val="32"/>
        </w:rPr>
      </w:pPr>
      <w:r w:rsidRPr="00543AEC">
        <w:rPr>
          <w:rFonts w:ascii="Segoe UI Symbol" w:hAnsi="Segoe UI Symbol" w:cs="Segoe UI Symbol"/>
          <w:b/>
          <w:bCs/>
          <w:sz w:val="32"/>
          <w:szCs w:val="32"/>
          <w:u w:val="single"/>
        </w:rPr>
        <w:t>Steps to Download and Install Python 3.13.2 on Windows</w:t>
      </w:r>
      <w:r w:rsidRPr="00543AEC">
        <w:rPr>
          <w:rFonts w:ascii="Segoe UI Symbol" w:hAnsi="Segoe UI Symbol" w:cs="Segoe UI Symbol"/>
          <w:sz w:val="32"/>
          <w:szCs w:val="32"/>
        </w:rPr>
        <w:t xml:space="preserve"> </w:t>
      </w:r>
    </w:p>
    <w:p w14:paraId="1D564922" w14:textId="03938026" w:rsidR="00915E98" w:rsidRPr="00543AEC" w:rsidRDefault="00915E98" w:rsidP="00543AEC">
      <w:pPr>
        <w:rPr>
          <w:rFonts w:ascii="Segoe UI Symbol" w:hAnsi="Segoe UI Symbol" w:cs="Segoe UI Symbol"/>
          <w:b/>
          <w:bCs/>
          <w:sz w:val="28"/>
          <w:szCs w:val="28"/>
        </w:rPr>
      </w:pPr>
      <w:r w:rsidRPr="00543AEC">
        <w:rPr>
          <w:rFonts w:ascii="Segoe UI Symbol" w:hAnsi="Segoe UI Symbol" w:cs="Segoe UI Symbol"/>
          <w:b/>
          <w:bCs/>
          <w:sz w:val="28"/>
          <w:szCs w:val="28"/>
        </w:rPr>
        <w:t>Step 1: Download Python 3.13.2</w:t>
      </w:r>
    </w:p>
    <w:p w14:paraId="194A31F2" w14:textId="5E005E19" w:rsidR="00915E98" w:rsidRPr="004F685A" w:rsidRDefault="0064234C" w:rsidP="004F685A">
      <w:pPr>
        <w:rPr>
          <w:sz w:val="32"/>
          <w:szCs w:val="32"/>
        </w:rPr>
      </w:pPr>
      <w:r>
        <w:rPr>
          <w:noProof/>
        </w:rPr>
        <w:drawing>
          <wp:anchor distT="0" distB="0" distL="114300" distR="114300" simplePos="0" relativeHeight="251697664" behindDoc="0" locked="0" layoutInCell="1" allowOverlap="1" wp14:anchorId="4156B121" wp14:editId="3900AFD8">
            <wp:simplePos x="0" y="0"/>
            <wp:positionH relativeFrom="margin">
              <wp:posOffset>-180975</wp:posOffset>
            </wp:positionH>
            <wp:positionV relativeFrom="margin">
              <wp:posOffset>4228465</wp:posOffset>
            </wp:positionV>
            <wp:extent cx="5731510" cy="3340100"/>
            <wp:effectExtent l="0" t="0" r="2540" b="0"/>
            <wp:wrapSquare wrapText="bothSides"/>
            <wp:docPr id="65644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529" r="31393" b="29292"/>
                    <a:stretch>
                      <a:fillRect/>
                    </a:stretch>
                  </pic:blipFill>
                  <pic:spPr bwMode="auto">
                    <a:xfrm>
                      <a:off x="0" y="0"/>
                      <a:ext cx="5731510" cy="3340100"/>
                    </a:xfrm>
                    <a:prstGeom prst="rect">
                      <a:avLst/>
                    </a:prstGeom>
                    <a:noFill/>
                    <a:ln>
                      <a:noFill/>
                    </a:ln>
                  </pic:spPr>
                </pic:pic>
              </a:graphicData>
            </a:graphic>
          </wp:anchor>
        </w:drawing>
      </w:r>
      <w:r w:rsidR="00915E98" w:rsidRPr="00543AEC">
        <w:rPr>
          <w:sz w:val="32"/>
          <w:szCs w:val="32"/>
        </w:rPr>
        <w:t xml:space="preserve">To start, go to </w:t>
      </w:r>
      <w:r w:rsidR="00915E98" w:rsidRPr="00543AEC">
        <w:rPr>
          <w:b/>
          <w:bCs/>
          <w:sz w:val="32"/>
          <w:szCs w:val="32"/>
        </w:rPr>
        <w:t>python.org/downloads/</w:t>
      </w:r>
      <w:r w:rsidR="00915E98" w:rsidRPr="00543AEC">
        <w:rPr>
          <w:sz w:val="32"/>
          <w:szCs w:val="32"/>
        </w:rPr>
        <w:t xml:space="preserve"> and then click on the button to download the latest version of Python:</w:t>
      </w:r>
    </w:p>
    <w:p w14:paraId="4E6ABFD2" w14:textId="77777777" w:rsidR="00915E98" w:rsidRPr="004F685A" w:rsidRDefault="00915E98" w:rsidP="004F685A">
      <w:pPr>
        <w:ind w:left="360"/>
        <w:rPr>
          <w:b/>
          <w:bCs/>
          <w:sz w:val="32"/>
          <w:szCs w:val="32"/>
        </w:rPr>
      </w:pPr>
    </w:p>
    <w:p w14:paraId="704DA9E3" w14:textId="77777777" w:rsidR="00915E98" w:rsidRPr="00BB44EF" w:rsidRDefault="00915E98" w:rsidP="00BB44EF">
      <w:pPr>
        <w:rPr>
          <w:b/>
          <w:bCs/>
          <w:sz w:val="32"/>
          <w:szCs w:val="32"/>
        </w:rPr>
      </w:pPr>
      <w:r w:rsidRPr="00BB44EF">
        <w:rPr>
          <w:b/>
          <w:bCs/>
          <w:sz w:val="32"/>
          <w:szCs w:val="32"/>
        </w:rPr>
        <w:t>Step 2: Run the .exe file</w:t>
      </w:r>
    </w:p>
    <w:p w14:paraId="6E7B580E" w14:textId="77777777" w:rsidR="00915E98" w:rsidRPr="00BB44EF" w:rsidRDefault="00915E98" w:rsidP="00BB44EF">
      <w:pPr>
        <w:rPr>
          <w:sz w:val="32"/>
          <w:szCs w:val="32"/>
        </w:rPr>
      </w:pPr>
      <w:r w:rsidRPr="00BB44EF">
        <w:rPr>
          <w:sz w:val="32"/>
          <w:szCs w:val="32"/>
        </w:rPr>
        <w:t>Next, run the .exe file that you just downloaded.</w:t>
      </w:r>
    </w:p>
    <w:p w14:paraId="24AF8EE8" w14:textId="20AE3AB8" w:rsidR="00915E98" w:rsidRPr="00BB44EF" w:rsidRDefault="00915E98" w:rsidP="00BB44EF">
      <w:pPr>
        <w:pStyle w:val="ListParagraph"/>
        <w:rPr>
          <w:sz w:val="32"/>
          <w:szCs w:val="32"/>
        </w:rPr>
      </w:pPr>
      <w:r>
        <w:rPr>
          <w:noProof/>
        </w:rPr>
        <w:lastRenderedPageBreak/>
        <w:drawing>
          <wp:inline distT="0" distB="0" distL="0" distR="0" wp14:anchorId="35D60D11" wp14:editId="671B28EA">
            <wp:extent cx="2124075" cy="1133475"/>
            <wp:effectExtent l="0" t="0" r="9525" b="9525"/>
            <wp:docPr id="118008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4075" cy="1133475"/>
                    </a:xfrm>
                    <a:prstGeom prst="rect">
                      <a:avLst/>
                    </a:prstGeom>
                    <a:noFill/>
                    <a:ln>
                      <a:noFill/>
                    </a:ln>
                  </pic:spPr>
                </pic:pic>
              </a:graphicData>
            </a:graphic>
          </wp:inline>
        </w:drawing>
      </w:r>
    </w:p>
    <w:p w14:paraId="7E0A2428" w14:textId="77777777" w:rsidR="00915E98" w:rsidRPr="00915E98" w:rsidRDefault="00915E98" w:rsidP="00BB44EF">
      <w:pPr>
        <w:pStyle w:val="ListParagraph"/>
        <w:rPr>
          <w:b/>
          <w:bCs/>
          <w:sz w:val="32"/>
          <w:szCs w:val="32"/>
        </w:rPr>
      </w:pPr>
      <w:r w:rsidRPr="00915E98">
        <w:rPr>
          <w:b/>
          <w:bCs/>
          <w:sz w:val="32"/>
          <w:szCs w:val="32"/>
        </w:rPr>
        <w:t>Step 3: Install Python 3.13.2</w:t>
      </w:r>
    </w:p>
    <w:p w14:paraId="661A167A" w14:textId="77777777" w:rsidR="00915E98" w:rsidRPr="00915E98" w:rsidRDefault="00915E98" w:rsidP="00326C57">
      <w:pPr>
        <w:pStyle w:val="ListParagraph"/>
        <w:rPr>
          <w:sz w:val="32"/>
          <w:szCs w:val="32"/>
        </w:rPr>
      </w:pPr>
      <w:r w:rsidRPr="00915E98">
        <w:rPr>
          <w:sz w:val="32"/>
          <w:szCs w:val="32"/>
        </w:rPr>
        <w:t xml:space="preserve">You can now start the installation of Python by clicking on </w:t>
      </w:r>
      <w:r w:rsidRPr="00915E98">
        <w:rPr>
          <w:b/>
          <w:bCs/>
          <w:sz w:val="32"/>
          <w:szCs w:val="32"/>
        </w:rPr>
        <w:t>Install Now</w:t>
      </w:r>
      <w:r w:rsidRPr="00915E98">
        <w:rPr>
          <w:sz w:val="32"/>
          <w:szCs w:val="32"/>
        </w:rPr>
        <w:t>:</w:t>
      </w:r>
    </w:p>
    <w:p w14:paraId="70299CE2" w14:textId="67B01A12" w:rsidR="00915E98" w:rsidRPr="000E6209" w:rsidRDefault="00915E98" w:rsidP="000E6209">
      <w:pPr>
        <w:rPr>
          <w:sz w:val="32"/>
          <w:szCs w:val="32"/>
        </w:rPr>
      </w:pPr>
      <w:r>
        <w:rPr>
          <w:noProof/>
        </w:rPr>
        <w:drawing>
          <wp:inline distT="0" distB="0" distL="0" distR="0" wp14:anchorId="6FC019FE" wp14:editId="75EEDD63">
            <wp:extent cx="5724525" cy="2990850"/>
            <wp:effectExtent l="0" t="0" r="9525" b="0"/>
            <wp:docPr id="1901452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9116" t="17989" r="23206" b="21240"/>
                    <a:stretch>
                      <a:fillRect/>
                    </a:stretch>
                  </pic:blipFill>
                  <pic:spPr bwMode="auto">
                    <a:xfrm>
                      <a:off x="0" y="0"/>
                      <a:ext cx="5724525" cy="2990850"/>
                    </a:xfrm>
                    <a:prstGeom prst="rect">
                      <a:avLst/>
                    </a:prstGeom>
                    <a:noFill/>
                    <a:ln>
                      <a:noFill/>
                    </a:ln>
                  </pic:spPr>
                </pic:pic>
              </a:graphicData>
            </a:graphic>
          </wp:inline>
        </w:drawing>
      </w:r>
    </w:p>
    <w:p w14:paraId="07748D4E" w14:textId="77777777" w:rsidR="00915E98" w:rsidRPr="00915E98" w:rsidRDefault="00915E98" w:rsidP="00F2230C">
      <w:pPr>
        <w:pStyle w:val="ListParagraph"/>
        <w:rPr>
          <w:sz w:val="32"/>
          <w:szCs w:val="32"/>
        </w:rPr>
      </w:pPr>
    </w:p>
    <w:p w14:paraId="7F7092D7" w14:textId="0007F0EA" w:rsidR="00915E98" w:rsidRPr="00F2230C" w:rsidRDefault="00915E98" w:rsidP="00F2230C">
      <w:pPr>
        <w:pStyle w:val="ListParagraph"/>
        <w:rPr>
          <w:sz w:val="32"/>
          <w:szCs w:val="32"/>
        </w:rPr>
      </w:pPr>
      <w:r w:rsidRPr="00915E98">
        <w:rPr>
          <w:b/>
          <w:bCs/>
          <w:sz w:val="32"/>
          <w:szCs w:val="32"/>
        </w:rPr>
        <w:t xml:space="preserve">IMPORTANT: </w:t>
      </w:r>
      <w:r w:rsidRPr="00915E98">
        <w:rPr>
          <w:sz w:val="32"/>
          <w:szCs w:val="32"/>
        </w:rPr>
        <w:t xml:space="preserve">Make sure to check the box that says </w:t>
      </w:r>
      <w:r w:rsidRPr="00915E98">
        <w:rPr>
          <w:i/>
          <w:iCs/>
          <w:sz w:val="32"/>
          <w:szCs w:val="32"/>
        </w:rPr>
        <w:t>Add python.exe to</w:t>
      </w:r>
      <w:r w:rsidRPr="00915E98">
        <w:rPr>
          <w:sz w:val="32"/>
          <w:szCs w:val="32"/>
        </w:rPr>
        <w:t xml:space="preserve"> </w:t>
      </w:r>
      <w:r w:rsidRPr="00915E98">
        <w:rPr>
          <w:i/>
          <w:iCs/>
          <w:sz w:val="32"/>
          <w:szCs w:val="32"/>
        </w:rPr>
        <w:t>Path</w:t>
      </w:r>
      <w:r w:rsidRPr="00915E98">
        <w:rPr>
          <w:sz w:val="32"/>
          <w:szCs w:val="32"/>
        </w:rPr>
        <w:t xml:space="preserve"> as shown. This ensures that the Python interpreter is added to your system’s execution path, allowing you to run Python from the command line. Additionally, selecting </w:t>
      </w:r>
      <w:r w:rsidRPr="00915E98">
        <w:rPr>
          <w:i/>
          <w:iCs/>
          <w:sz w:val="32"/>
          <w:szCs w:val="32"/>
        </w:rPr>
        <w:t>Use admin privileges when</w:t>
      </w:r>
      <w:r w:rsidRPr="00915E98">
        <w:rPr>
          <w:sz w:val="32"/>
          <w:szCs w:val="32"/>
        </w:rPr>
        <w:t xml:space="preserve"> </w:t>
      </w:r>
      <w:r w:rsidRPr="00915E98">
        <w:rPr>
          <w:i/>
          <w:iCs/>
          <w:sz w:val="32"/>
          <w:szCs w:val="32"/>
        </w:rPr>
        <w:t>installing py.exe</w:t>
      </w:r>
      <w:r w:rsidRPr="00915E98">
        <w:rPr>
          <w:sz w:val="32"/>
          <w:szCs w:val="32"/>
        </w:rPr>
        <w:t xml:space="preserve"> can help avoid permission issues and ensure a smoother installation. Your installation should now begin:</w:t>
      </w:r>
    </w:p>
    <w:p w14:paraId="1CBE32F3" w14:textId="51091146" w:rsidR="00915E98" w:rsidRPr="00D34643" w:rsidRDefault="00915E98" w:rsidP="00D34643">
      <w:pPr>
        <w:rPr>
          <w:sz w:val="32"/>
          <w:szCs w:val="32"/>
        </w:rPr>
      </w:pPr>
      <w:r>
        <w:rPr>
          <w:noProof/>
        </w:rPr>
        <w:lastRenderedPageBreak/>
        <w:drawing>
          <wp:inline distT="0" distB="0" distL="0" distR="0" wp14:anchorId="37B216CA" wp14:editId="5AB5498A">
            <wp:extent cx="5731510" cy="3192145"/>
            <wp:effectExtent l="0" t="0" r="2540" b="8255"/>
            <wp:docPr id="222499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l="-1996" t="5319" r="23508" b="16937"/>
                    <a:stretch>
                      <a:fillRect/>
                    </a:stretch>
                  </pic:blipFill>
                  <pic:spPr bwMode="auto">
                    <a:xfrm>
                      <a:off x="0" y="0"/>
                      <a:ext cx="5731510" cy="3192145"/>
                    </a:xfrm>
                    <a:prstGeom prst="rect">
                      <a:avLst/>
                    </a:prstGeom>
                    <a:noFill/>
                    <a:ln>
                      <a:noFill/>
                    </a:ln>
                  </pic:spPr>
                </pic:pic>
              </a:graphicData>
            </a:graphic>
          </wp:inline>
        </w:drawing>
      </w:r>
    </w:p>
    <w:p w14:paraId="47B55D08" w14:textId="77777777" w:rsidR="00915E98" w:rsidRPr="00915E98" w:rsidRDefault="00915E98" w:rsidP="00D34643">
      <w:pPr>
        <w:pStyle w:val="ListParagraph"/>
        <w:rPr>
          <w:sz w:val="32"/>
          <w:szCs w:val="32"/>
        </w:rPr>
      </w:pPr>
    </w:p>
    <w:p w14:paraId="13BEE40F" w14:textId="5D8254AF" w:rsidR="00915E98" w:rsidRPr="00D34643" w:rsidRDefault="00915E98" w:rsidP="00D34643">
      <w:pPr>
        <w:rPr>
          <w:b/>
          <w:bCs/>
          <w:sz w:val="32"/>
          <w:szCs w:val="32"/>
        </w:rPr>
      </w:pPr>
      <w:r w:rsidRPr="00D34643">
        <w:rPr>
          <w:b/>
          <w:bCs/>
          <w:sz w:val="32"/>
          <w:szCs w:val="32"/>
        </w:rPr>
        <w:t>After a short time, your setup will be completed.</w:t>
      </w:r>
    </w:p>
    <w:p w14:paraId="1D3FD95C" w14:textId="77777777" w:rsidR="00915E98" w:rsidRPr="00915E98" w:rsidRDefault="00915E98" w:rsidP="00D34643">
      <w:pPr>
        <w:pStyle w:val="ListParagraph"/>
        <w:rPr>
          <w:b/>
          <w:bCs/>
          <w:sz w:val="32"/>
          <w:szCs w:val="32"/>
        </w:rPr>
      </w:pPr>
    </w:p>
    <w:p w14:paraId="358263F5" w14:textId="474437F5" w:rsidR="00915E98" w:rsidRPr="00D34643" w:rsidRDefault="00915E98" w:rsidP="00D34643">
      <w:pPr>
        <w:rPr>
          <w:b/>
          <w:bCs/>
          <w:sz w:val="32"/>
          <w:szCs w:val="32"/>
        </w:rPr>
      </w:pPr>
      <w:r>
        <w:rPr>
          <w:noProof/>
        </w:rPr>
        <w:drawing>
          <wp:inline distT="0" distB="0" distL="0" distR="0" wp14:anchorId="4621246A" wp14:editId="2CB46F3C">
            <wp:extent cx="5731510" cy="3108960"/>
            <wp:effectExtent l="0" t="0" r="2540" b="0"/>
            <wp:docPr id="63244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l="13248" t="10130" r="14957" b="17189"/>
                    <a:stretch>
                      <a:fillRect/>
                    </a:stretch>
                  </pic:blipFill>
                  <pic:spPr bwMode="auto">
                    <a:xfrm>
                      <a:off x="0" y="0"/>
                      <a:ext cx="5731510" cy="3108960"/>
                    </a:xfrm>
                    <a:prstGeom prst="rect">
                      <a:avLst/>
                    </a:prstGeom>
                    <a:noFill/>
                    <a:ln>
                      <a:noFill/>
                    </a:ln>
                  </pic:spPr>
                </pic:pic>
              </a:graphicData>
            </a:graphic>
          </wp:inline>
        </w:drawing>
      </w:r>
    </w:p>
    <w:p w14:paraId="4F99A219" w14:textId="77777777" w:rsidR="006B6EE5" w:rsidRPr="006B6EE5" w:rsidRDefault="006B6EE5" w:rsidP="006B6EE5">
      <w:pPr>
        <w:pStyle w:val="ListParagraph"/>
        <w:jc w:val="both"/>
        <w:rPr>
          <w:b/>
          <w:bCs/>
          <w:sz w:val="36"/>
          <w:szCs w:val="36"/>
        </w:rPr>
      </w:pPr>
    </w:p>
    <w:p w14:paraId="7FA89E86" w14:textId="77777777" w:rsidR="003A17A2" w:rsidRPr="00D733F0" w:rsidRDefault="003A17A2" w:rsidP="00BF5564">
      <w:pPr>
        <w:pStyle w:val="ListParagraph"/>
        <w:ind w:left="2297"/>
        <w:rPr>
          <w:b/>
          <w:bCs/>
          <w:sz w:val="32"/>
          <w:szCs w:val="32"/>
        </w:rPr>
      </w:pPr>
    </w:p>
    <w:p w14:paraId="02D68287" w14:textId="77777777" w:rsidR="003A17A2" w:rsidRDefault="003A17A2" w:rsidP="00BF5564">
      <w:pPr>
        <w:pStyle w:val="ListParagraph"/>
        <w:ind w:left="2297"/>
        <w:rPr>
          <w:b/>
          <w:bCs/>
          <w:sz w:val="28"/>
          <w:szCs w:val="28"/>
        </w:rPr>
      </w:pPr>
    </w:p>
    <w:p w14:paraId="7A5A34A7" w14:textId="77777777" w:rsidR="003A17A2" w:rsidRDefault="003A17A2" w:rsidP="00BF5564">
      <w:pPr>
        <w:pStyle w:val="ListParagraph"/>
        <w:ind w:left="2297"/>
        <w:rPr>
          <w:b/>
          <w:bCs/>
          <w:sz w:val="28"/>
          <w:szCs w:val="28"/>
        </w:rPr>
      </w:pPr>
    </w:p>
    <w:p w14:paraId="62B600FE" w14:textId="77777777" w:rsidR="00C73EF2" w:rsidRPr="00C73EF2" w:rsidRDefault="00C73EF2" w:rsidP="00C73EF2">
      <w:pPr>
        <w:pStyle w:val="ListParagraph"/>
        <w:rPr>
          <w:rFonts w:cstheme="minorHAnsi"/>
          <w:sz w:val="32"/>
          <w:szCs w:val="32"/>
          <w:lang w:val="en-US"/>
        </w:rPr>
      </w:pPr>
      <w:r w:rsidRPr="00C73EF2">
        <w:rPr>
          <w:rFonts w:ascii="Segoe UI Symbol" w:hAnsi="Segoe UI Symbol" w:cs="Segoe UI Symbol"/>
          <w:sz w:val="32"/>
          <w:szCs w:val="32"/>
          <w:lang w:val="en-US"/>
        </w:rPr>
        <w:lastRenderedPageBreak/>
        <w:t>➜</w:t>
      </w:r>
      <w:r w:rsidRPr="00C73EF2">
        <w:rPr>
          <w:rFonts w:cstheme="minorHAnsi"/>
          <w:sz w:val="32"/>
          <w:szCs w:val="32"/>
          <w:lang w:val="en-US"/>
        </w:rPr>
        <w:t xml:space="preserve"> </w:t>
      </w:r>
      <w:r w:rsidRPr="00C73EF2">
        <w:rPr>
          <w:rFonts w:cstheme="minorHAnsi"/>
          <w:b/>
          <w:bCs/>
          <w:sz w:val="40"/>
          <w:szCs w:val="40"/>
          <w:u w:val="thick"/>
          <w:lang w:val="en-US"/>
        </w:rPr>
        <w:t>About VS Code</w:t>
      </w:r>
      <w:r w:rsidRPr="00C73EF2">
        <w:rPr>
          <w:rFonts w:cstheme="minorHAnsi"/>
          <w:b/>
          <w:bCs/>
          <w:sz w:val="40"/>
          <w:szCs w:val="40"/>
          <w:lang w:val="en-US"/>
        </w:rPr>
        <w:t>:</w:t>
      </w:r>
    </w:p>
    <w:p w14:paraId="7B510B61"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Visual Studio is an Integrated Development Environment(IDE) developed by Microsoft to develop Desktop applications, GUI(Graphical User Interface), console, web applications, mobile applications,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 VB(Visual Basic), Python, JavaScript, and many more languages. It provides support for 36 different programming languages. It is available for Windows as well as for macOS.</w:t>
      </w:r>
    </w:p>
    <w:p w14:paraId="6F2E72C9" w14:textId="77777777" w:rsidR="00C73EF2" w:rsidRPr="00C73EF2" w:rsidRDefault="00C73EF2" w:rsidP="00C73EF2">
      <w:pPr>
        <w:pStyle w:val="ListParagraph"/>
        <w:rPr>
          <w:rFonts w:cstheme="minorHAnsi"/>
          <w:sz w:val="32"/>
          <w:szCs w:val="32"/>
          <w:lang w:val="en-US"/>
        </w:rPr>
      </w:pPr>
      <w:r w:rsidRPr="00C73EF2">
        <w:rPr>
          <w:rFonts w:ascii="Segoe UI Symbol" w:hAnsi="Segoe UI Symbol" w:cs="Segoe UI Symbol"/>
          <w:sz w:val="32"/>
          <w:szCs w:val="32"/>
          <w:lang w:val="en-US"/>
        </w:rPr>
        <w:t>➜</w:t>
      </w:r>
      <w:r w:rsidRPr="00C73EF2">
        <w:rPr>
          <w:rFonts w:cstheme="minorHAnsi"/>
          <w:sz w:val="32"/>
          <w:szCs w:val="32"/>
          <w:lang w:val="en-US"/>
        </w:rPr>
        <w:t xml:space="preserve"> </w:t>
      </w:r>
      <w:r w:rsidRPr="00C73EF2">
        <w:rPr>
          <w:rFonts w:cstheme="minorHAnsi"/>
          <w:sz w:val="32"/>
          <w:szCs w:val="32"/>
          <w:u w:val="thick"/>
          <w:lang w:val="en-US"/>
        </w:rPr>
        <w:t>Steps to Install Visual Studio Code on Windows</w:t>
      </w:r>
    </w:p>
    <w:p w14:paraId="63F66E3F"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 xml:space="preserve">Step 1:  Visit the Official Website of the Visual Studio Code using any web browser like Google Chrome, Microsoft Edge, etc. </w:t>
      </w:r>
    </w:p>
    <w:p w14:paraId="7FF05002" w14:textId="66638E55" w:rsidR="00C73EF2" w:rsidRPr="00F64BEF" w:rsidRDefault="00C73EF2" w:rsidP="00F64BEF">
      <w:pPr>
        <w:rPr>
          <w:rFonts w:ascii="Segoe UI Symbol" w:hAnsi="Segoe UI Symbol" w:cs="Segoe UI Symbol"/>
          <w:b/>
          <w:bCs/>
          <w:sz w:val="36"/>
          <w:szCs w:val="36"/>
          <w:lang w:val="en-US"/>
        </w:rPr>
      </w:pPr>
      <w:r w:rsidRPr="00C73EF2">
        <w:rPr>
          <w:noProof/>
          <w:lang w:val="en-US"/>
        </w:rPr>
        <w:drawing>
          <wp:inline distT="0" distB="0" distL="0" distR="0" wp14:anchorId="16D5704E" wp14:editId="29D83485">
            <wp:extent cx="5731510" cy="2938145"/>
            <wp:effectExtent l="0" t="0" r="2540" b="0"/>
            <wp:docPr id="14655594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413A56DC"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Step 2:  Press the “Download for Windows” button on the website to start the download of the Visual Studio Code Application.</w:t>
      </w:r>
    </w:p>
    <w:p w14:paraId="762312C1"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lastRenderedPageBreak/>
        <w:t xml:space="preserve">Step 3: When the download finishes, then the Visual Studio Code Icon appears in the downloads folder. </w:t>
      </w:r>
    </w:p>
    <w:p w14:paraId="3A937857" w14:textId="3EF2337B" w:rsidR="00C73EF2" w:rsidRPr="00C73EF2" w:rsidRDefault="00C73EF2" w:rsidP="00C73EF2">
      <w:pPr>
        <w:pStyle w:val="ListParagraph"/>
        <w:rPr>
          <w:rFonts w:ascii="Segoe UI Symbol" w:hAnsi="Segoe UI Symbol" w:cs="Segoe UI Symbol"/>
          <w:b/>
          <w:bCs/>
          <w:sz w:val="36"/>
          <w:szCs w:val="36"/>
          <w:lang w:val="en-US"/>
        </w:rPr>
      </w:pPr>
      <w:r w:rsidRPr="00C73EF2">
        <w:rPr>
          <w:rFonts w:ascii="Segoe UI Symbol" w:hAnsi="Segoe UI Symbol" w:cs="Segoe UI Symbol"/>
          <w:b/>
          <w:bCs/>
          <w:sz w:val="36"/>
          <w:szCs w:val="36"/>
          <w:lang w:val="en-US"/>
        </w:rPr>
        <w:t xml:space="preserve">                         </w:t>
      </w:r>
      <w:r w:rsidRPr="00C73EF2">
        <w:rPr>
          <w:rFonts w:ascii="Segoe UI Symbol" w:hAnsi="Segoe UI Symbol" w:cs="Segoe UI Symbol"/>
          <w:b/>
          <w:bCs/>
          <w:noProof/>
          <w:sz w:val="36"/>
          <w:szCs w:val="36"/>
          <w:lang w:val="en-US"/>
        </w:rPr>
        <w:drawing>
          <wp:inline distT="0" distB="0" distL="0" distR="0" wp14:anchorId="15420F78" wp14:editId="2C92E073">
            <wp:extent cx="1390650" cy="1276350"/>
            <wp:effectExtent l="0" t="0" r="0" b="0"/>
            <wp:docPr id="10603931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31258" t="24876" r="28291" b="17395"/>
                    <a:stretch>
                      <a:fillRect/>
                    </a:stretch>
                  </pic:blipFill>
                  <pic:spPr bwMode="auto">
                    <a:xfrm>
                      <a:off x="0" y="0"/>
                      <a:ext cx="1390650" cy="1276350"/>
                    </a:xfrm>
                    <a:prstGeom prst="rect">
                      <a:avLst/>
                    </a:prstGeom>
                    <a:noFill/>
                    <a:ln>
                      <a:noFill/>
                    </a:ln>
                  </pic:spPr>
                </pic:pic>
              </a:graphicData>
            </a:graphic>
          </wp:inline>
        </w:drawing>
      </w:r>
    </w:p>
    <w:p w14:paraId="467C6FC1"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Step 4: Click on the Installer icon to start the installation process of the Visual Studio Code.</w:t>
      </w:r>
    </w:p>
    <w:p w14:paraId="2ED82A43" w14:textId="7BA2C972" w:rsidR="00C73EF2" w:rsidRPr="00C73EF2" w:rsidRDefault="00370E34" w:rsidP="00C73EF2">
      <w:pPr>
        <w:pStyle w:val="ListParagraph"/>
        <w:rPr>
          <w:rFonts w:ascii="Segoe UI Symbol" w:hAnsi="Segoe UI Symbol" w:cs="Segoe UI Symbol"/>
          <w:b/>
          <w:bCs/>
          <w:sz w:val="36"/>
          <w:szCs w:val="36"/>
          <w:lang w:val="en-US"/>
        </w:rPr>
      </w:pPr>
      <w:r w:rsidRPr="00C73EF2">
        <w:rPr>
          <w:rFonts w:ascii="Segoe UI Symbol" w:hAnsi="Segoe UI Symbol" w:cs="Segoe UI Symbol"/>
          <w:b/>
          <w:bCs/>
          <w:noProof/>
          <w:sz w:val="36"/>
          <w:szCs w:val="36"/>
          <w:lang w:val="en-US"/>
        </w:rPr>
        <w:drawing>
          <wp:anchor distT="0" distB="0" distL="114300" distR="114300" simplePos="0" relativeHeight="251658240" behindDoc="0" locked="0" layoutInCell="1" allowOverlap="1" wp14:anchorId="22582BBD" wp14:editId="5161EA66">
            <wp:simplePos x="0" y="0"/>
            <wp:positionH relativeFrom="margin">
              <wp:posOffset>-28575</wp:posOffset>
            </wp:positionH>
            <wp:positionV relativeFrom="margin">
              <wp:posOffset>3292475</wp:posOffset>
            </wp:positionV>
            <wp:extent cx="5731510" cy="3608705"/>
            <wp:effectExtent l="0" t="0" r="2540" b="0"/>
            <wp:wrapSquare wrapText="bothSides"/>
            <wp:docPr id="14449997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08705"/>
                    </a:xfrm>
                    <a:prstGeom prst="rect">
                      <a:avLst/>
                    </a:prstGeom>
                    <a:noFill/>
                    <a:ln>
                      <a:noFill/>
                    </a:ln>
                  </pic:spPr>
                </pic:pic>
              </a:graphicData>
            </a:graphic>
          </wp:anchor>
        </w:drawing>
      </w:r>
      <w:r w:rsidR="00C73EF2" w:rsidRPr="00C73EF2">
        <w:rPr>
          <w:rFonts w:cstheme="minorHAnsi"/>
          <w:sz w:val="32"/>
          <w:szCs w:val="32"/>
          <w:lang w:val="en-US"/>
        </w:rPr>
        <w:t>Step 5: After the Installer opens, it will ask you to accept the terms and conditions of the Visual Studio Code. Click on I accept the agreement and then click the Next butt</w:t>
      </w:r>
    </w:p>
    <w:p w14:paraId="35DA1C70" w14:textId="7AD60259"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Step 6: Choose the location data for running the Visual Studio Code. It will then ask you to browse the location. Then click on the Next button.</w:t>
      </w:r>
    </w:p>
    <w:p w14:paraId="0B81D533" w14:textId="7335BAC9" w:rsidR="00C73EF2" w:rsidRPr="00E936EA" w:rsidRDefault="00C73EF2" w:rsidP="00E936EA">
      <w:pPr>
        <w:rPr>
          <w:rFonts w:ascii="Segoe UI Symbol" w:hAnsi="Segoe UI Symbol" w:cs="Segoe UI Symbol"/>
          <w:b/>
          <w:bCs/>
          <w:sz w:val="36"/>
          <w:szCs w:val="36"/>
          <w:lang w:val="en-US"/>
        </w:rPr>
      </w:pPr>
      <w:r w:rsidRPr="00C73EF2">
        <w:rPr>
          <w:noProof/>
          <w:lang w:val="en-US"/>
        </w:rPr>
        <w:lastRenderedPageBreak/>
        <w:drawing>
          <wp:inline distT="0" distB="0" distL="0" distR="0" wp14:anchorId="2B92AD88" wp14:editId="469F9576">
            <wp:extent cx="5731510" cy="3534410"/>
            <wp:effectExtent l="0" t="0" r="2540" b="8890"/>
            <wp:docPr id="426614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0EDCB735"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Step 7: Then it will ask to begin the installation setup. Click on the Install button.</w:t>
      </w:r>
    </w:p>
    <w:p w14:paraId="446D3024" w14:textId="5BE5E9A8" w:rsidR="00C73EF2" w:rsidRPr="00E936EA" w:rsidRDefault="00C73EF2" w:rsidP="00E936EA">
      <w:pPr>
        <w:rPr>
          <w:rFonts w:ascii="Segoe UI Symbol" w:hAnsi="Segoe UI Symbol" w:cs="Segoe UI Symbol"/>
          <w:b/>
          <w:bCs/>
          <w:sz w:val="36"/>
          <w:szCs w:val="36"/>
          <w:lang w:val="en-US"/>
        </w:rPr>
      </w:pPr>
      <w:r w:rsidRPr="00C73EF2">
        <w:rPr>
          <w:noProof/>
          <w:lang w:val="en-US"/>
        </w:rPr>
        <w:drawing>
          <wp:inline distT="0" distB="0" distL="0" distR="0" wp14:anchorId="3517F2E7" wp14:editId="541F9D64">
            <wp:extent cx="5731510" cy="2842895"/>
            <wp:effectExtent l="0" t="0" r="2540" b="0"/>
            <wp:docPr id="16191695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14:paraId="2BDC9E49"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Step 8:  After clicking on Install, it will take about 1 minute to install the Visual Studio Code on your device.</w:t>
      </w:r>
    </w:p>
    <w:p w14:paraId="49B11BC1" w14:textId="1A07ABEB" w:rsidR="00C73EF2" w:rsidRPr="0011619A" w:rsidRDefault="00C73EF2" w:rsidP="0011619A">
      <w:pPr>
        <w:rPr>
          <w:rFonts w:ascii="Segoe UI Symbol" w:hAnsi="Segoe UI Symbol" w:cs="Segoe UI Symbol"/>
          <w:b/>
          <w:bCs/>
          <w:sz w:val="36"/>
          <w:szCs w:val="36"/>
          <w:lang w:val="en-US"/>
        </w:rPr>
      </w:pPr>
      <w:r w:rsidRPr="00C73EF2">
        <w:rPr>
          <w:noProof/>
          <w:lang w:val="en-US"/>
        </w:rPr>
        <w:lastRenderedPageBreak/>
        <w:drawing>
          <wp:inline distT="0" distB="0" distL="0" distR="0" wp14:anchorId="72CE601B" wp14:editId="4AB843A3">
            <wp:extent cx="5731510" cy="2937510"/>
            <wp:effectExtent l="0" t="0" r="2540" b="0"/>
            <wp:docPr id="14776417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2A828EA9"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Step 9: After the Installation setup for Visual Studio Code is finished, it will show a window like this below. Tick the “Launch Visual Studio Code” checkbox and then click Next.</w:t>
      </w:r>
    </w:p>
    <w:p w14:paraId="6DA7B12C" w14:textId="5E2D379C" w:rsidR="00C73EF2" w:rsidRPr="0011619A" w:rsidRDefault="00C73EF2" w:rsidP="0011619A">
      <w:pPr>
        <w:rPr>
          <w:rFonts w:ascii="Segoe UI Symbol" w:hAnsi="Segoe UI Symbol" w:cs="Segoe UI Symbol"/>
          <w:b/>
          <w:bCs/>
          <w:sz w:val="36"/>
          <w:szCs w:val="36"/>
          <w:lang w:val="en-US"/>
        </w:rPr>
      </w:pPr>
      <w:r w:rsidRPr="00C73EF2">
        <w:rPr>
          <w:noProof/>
          <w:lang w:val="en-US"/>
        </w:rPr>
        <w:drawing>
          <wp:inline distT="0" distB="0" distL="0" distR="0" wp14:anchorId="7249E3FE" wp14:editId="50797292">
            <wp:extent cx="5731510" cy="3013710"/>
            <wp:effectExtent l="0" t="0" r="2540" b="0"/>
            <wp:docPr id="17066835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13710"/>
                    </a:xfrm>
                    <a:prstGeom prst="rect">
                      <a:avLst/>
                    </a:prstGeom>
                    <a:noFill/>
                    <a:ln>
                      <a:noFill/>
                    </a:ln>
                  </pic:spPr>
                </pic:pic>
              </a:graphicData>
            </a:graphic>
          </wp:inline>
        </w:drawing>
      </w:r>
    </w:p>
    <w:p w14:paraId="5544E5A3"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Step 10 : After the previous step, the Visual Studio Code window opens successfully. Now you can create a new file in the Visual Studio Code window and choose a language of yours to begin your programming journey!</w:t>
      </w:r>
    </w:p>
    <w:p w14:paraId="4F2A7368" w14:textId="6D9A5AA3" w:rsidR="00C73EF2" w:rsidRPr="0011619A" w:rsidRDefault="00C73EF2" w:rsidP="0011619A">
      <w:pPr>
        <w:rPr>
          <w:rFonts w:ascii="Segoe UI Symbol" w:hAnsi="Segoe UI Symbol" w:cs="Segoe UI Symbol"/>
          <w:b/>
          <w:bCs/>
          <w:sz w:val="36"/>
          <w:szCs w:val="36"/>
          <w:lang w:val="en-US"/>
        </w:rPr>
      </w:pPr>
      <w:r w:rsidRPr="00C73EF2">
        <w:rPr>
          <w:noProof/>
          <w:lang w:val="en-US"/>
        </w:rPr>
        <w:lastRenderedPageBreak/>
        <w:drawing>
          <wp:inline distT="0" distB="0" distL="0" distR="0" wp14:anchorId="17BC6E9A" wp14:editId="2966F38E">
            <wp:extent cx="5731510" cy="3968115"/>
            <wp:effectExtent l="0" t="0" r="2540" b="0"/>
            <wp:docPr id="15470548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68115"/>
                    </a:xfrm>
                    <a:prstGeom prst="rect">
                      <a:avLst/>
                    </a:prstGeom>
                    <a:noFill/>
                    <a:ln>
                      <a:noFill/>
                    </a:ln>
                  </pic:spPr>
                </pic:pic>
              </a:graphicData>
            </a:graphic>
          </wp:inline>
        </w:drawing>
      </w:r>
    </w:p>
    <w:p w14:paraId="2A9A4AC7" w14:textId="77777777" w:rsidR="00C73EF2" w:rsidRPr="00C73EF2" w:rsidRDefault="00C73EF2" w:rsidP="00C73EF2">
      <w:pPr>
        <w:pStyle w:val="ListParagraph"/>
        <w:rPr>
          <w:rFonts w:ascii="Segoe UI Symbol" w:hAnsi="Segoe UI Symbol" w:cs="Segoe UI Symbol"/>
          <w:b/>
          <w:bCs/>
          <w:sz w:val="36"/>
          <w:szCs w:val="36"/>
          <w:lang w:val="en-US"/>
        </w:rPr>
      </w:pPr>
    </w:p>
    <w:p w14:paraId="7C3380A4" w14:textId="4B490F03"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So</w:t>
      </w:r>
      <w:r w:rsidR="0011619A">
        <w:rPr>
          <w:rFonts w:cstheme="minorHAnsi"/>
          <w:sz w:val="32"/>
          <w:szCs w:val="32"/>
          <w:lang w:val="en-US"/>
        </w:rPr>
        <w:t>,</w:t>
      </w:r>
      <w:r w:rsidRPr="00C73EF2">
        <w:rPr>
          <w:rFonts w:cstheme="minorHAnsi"/>
          <w:sz w:val="32"/>
          <w:szCs w:val="32"/>
          <w:lang w:val="en-US"/>
        </w:rPr>
        <w:t xml:space="preserve"> this is how we successfully installed Visual Studio Code on our Windows system. The steps mentioned in the above guideline can be used in any kind of Windows Browsers for Downloading &amp; Installation VS Code on Windows 10.</w:t>
      </w:r>
    </w:p>
    <w:p w14:paraId="5EDB174D" w14:textId="77777777" w:rsidR="00C73EF2" w:rsidRPr="00C73EF2" w:rsidRDefault="00C73EF2" w:rsidP="00C73EF2">
      <w:pPr>
        <w:pStyle w:val="ListParagraph"/>
        <w:rPr>
          <w:rFonts w:ascii="Segoe UI Symbol" w:hAnsi="Segoe UI Symbol" w:cs="Segoe UI Symbol"/>
          <w:b/>
          <w:bCs/>
          <w:sz w:val="36"/>
          <w:szCs w:val="36"/>
          <w:lang w:val="en-US"/>
        </w:rPr>
      </w:pPr>
    </w:p>
    <w:p w14:paraId="1619CB67" w14:textId="77777777" w:rsidR="00C73EF2" w:rsidRPr="00C73EF2" w:rsidRDefault="00C73EF2" w:rsidP="00C73EF2">
      <w:pPr>
        <w:pStyle w:val="ListParagraph"/>
        <w:rPr>
          <w:rFonts w:ascii="Segoe UI Symbol" w:hAnsi="Segoe UI Symbol" w:cs="Segoe UI Symbol"/>
          <w:b/>
          <w:bCs/>
          <w:sz w:val="36"/>
          <w:szCs w:val="36"/>
          <w:lang w:val="en-US"/>
        </w:rPr>
      </w:pPr>
    </w:p>
    <w:p w14:paraId="769CED81" w14:textId="77777777" w:rsidR="00C73EF2" w:rsidRPr="00C73EF2" w:rsidRDefault="00C73EF2" w:rsidP="00C73EF2">
      <w:pPr>
        <w:pStyle w:val="ListParagraph"/>
        <w:rPr>
          <w:rFonts w:ascii="Segoe UI Symbol" w:hAnsi="Segoe UI Symbol" w:cs="Segoe UI Symbol"/>
          <w:b/>
          <w:bCs/>
          <w:sz w:val="36"/>
          <w:szCs w:val="36"/>
          <w:lang w:val="en-US"/>
        </w:rPr>
      </w:pPr>
    </w:p>
    <w:p w14:paraId="38511BDF" w14:textId="77777777" w:rsidR="008D13FB" w:rsidRDefault="008D13FB" w:rsidP="00C73EF2">
      <w:pPr>
        <w:pStyle w:val="ListParagraph"/>
        <w:rPr>
          <w:rFonts w:ascii="Segoe UI Symbol" w:hAnsi="Segoe UI Symbol" w:cs="Segoe UI Symbol"/>
          <w:b/>
          <w:bCs/>
          <w:sz w:val="36"/>
          <w:szCs w:val="36"/>
          <w:lang w:val="en-US"/>
        </w:rPr>
      </w:pPr>
    </w:p>
    <w:p w14:paraId="15C5AE7A" w14:textId="77777777" w:rsidR="008D13FB" w:rsidRDefault="008D13FB" w:rsidP="00C73EF2">
      <w:pPr>
        <w:pStyle w:val="ListParagraph"/>
        <w:rPr>
          <w:rFonts w:ascii="Segoe UI Symbol" w:hAnsi="Segoe UI Symbol" w:cs="Segoe UI Symbol"/>
          <w:b/>
          <w:bCs/>
          <w:sz w:val="36"/>
          <w:szCs w:val="36"/>
          <w:lang w:val="en-US"/>
        </w:rPr>
      </w:pPr>
    </w:p>
    <w:p w14:paraId="692F3E3B" w14:textId="77777777" w:rsidR="008D13FB" w:rsidRDefault="008D13FB" w:rsidP="00C73EF2">
      <w:pPr>
        <w:pStyle w:val="ListParagraph"/>
        <w:rPr>
          <w:rFonts w:ascii="Segoe UI Symbol" w:hAnsi="Segoe UI Symbol" w:cs="Segoe UI Symbol"/>
          <w:b/>
          <w:bCs/>
          <w:sz w:val="36"/>
          <w:szCs w:val="36"/>
          <w:lang w:val="en-US"/>
        </w:rPr>
      </w:pPr>
    </w:p>
    <w:p w14:paraId="6407FF7F" w14:textId="77777777" w:rsidR="008D13FB" w:rsidRDefault="008D13FB" w:rsidP="00C73EF2">
      <w:pPr>
        <w:pStyle w:val="ListParagraph"/>
        <w:rPr>
          <w:rFonts w:ascii="Segoe UI Symbol" w:hAnsi="Segoe UI Symbol" w:cs="Segoe UI Symbol"/>
          <w:b/>
          <w:bCs/>
          <w:sz w:val="36"/>
          <w:szCs w:val="36"/>
          <w:lang w:val="en-US"/>
        </w:rPr>
      </w:pPr>
    </w:p>
    <w:p w14:paraId="64BFB098" w14:textId="77777777" w:rsidR="008D13FB" w:rsidRDefault="008D13FB" w:rsidP="00C73EF2">
      <w:pPr>
        <w:pStyle w:val="ListParagraph"/>
        <w:rPr>
          <w:rFonts w:ascii="Segoe UI Symbol" w:hAnsi="Segoe UI Symbol" w:cs="Segoe UI Symbol"/>
          <w:b/>
          <w:bCs/>
          <w:sz w:val="36"/>
          <w:szCs w:val="36"/>
          <w:lang w:val="en-US"/>
        </w:rPr>
      </w:pPr>
    </w:p>
    <w:p w14:paraId="30F2F724" w14:textId="77777777" w:rsidR="008D13FB" w:rsidRDefault="008D13FB" w:rsidP="00C73EF2">
      <w:pPr>
        <w:pStyle w:val="ListParagraph"/>
        <w:rPr>
          <w:rFonts w:ascii="Segoe UI Symbol" w:hAnsi="Segoe UI Symbol" w:cs="Segoe UI Symbol"/>
          <w:b/>
          <w:bCs/>
          <w:sz w:val="36"/>
          <w:szCs w:val="36"/>
          <w:lang w:val="en-US"/>
        </w:rPr>
      </w:pPr>
    </w:p>
    <w:p w14:paraId="3977B3D8" w14:textId="77777777" w:rsidR="008D13FB" w:rsidRDefault="008D13FB" w:rsidP="00C73EF2">
      <w:pPr>
        <w:pStyle w:val="ListParagraph"/>
        <w:rPr>
          <w:rFonts w:ascii="Segoe UI Symbol" w:hAnsi="Segoe UI Symbol" w:cs="Segoe UI Symbol"/>
          <w:b/>
          <w:bCs/>
          <w:sz w:val="36"/>
          <w:szCs w:val="36"/>
          <w:lang w:val="en-US"/>
        </w:rPr>
      </w:pPr>
    </w:p>
    <w:p w14:paraId="7D506BD0" w14:textId="73FFDABE" w:rsidR="00C73EF2" w:rsidRPr="00C73EF2" w:rsidRDefault="00C73EF2" w:rsidP="00C73EF2">
      <w:pPr>
        <w:pStyle w:val="ListParagraph"/>
        <w:rPr>
          <w:rFonts w:cstheme="minorHAnsi"/>
          <w:sz w:val="32"/>
          <w:szCs w:val="32"/>
          <w:lang w:val="en-US"/>
        </w:rPr>
      </w:pPr>
      <w:r w:rsidRPr="00C73EF2">
        <w:rPr>
          <w:rFonts w:ascii="Segoe UI Symbol" w:hAnsi="Segoe UI Symbol" w:cs="Segoe UI Symbol"/>
          <w:sz w:val="32"/>
          <w:szCs w:val="32"/>
          <w:lang w:val="en-US"/>
        </w:rPr>
        <w:lastRenderedPageBreak/>
        <w:t>➜</w:t>
      </w:r>
      <w:r w:rsidRPr="00C73EF2">
        <w:rPr>
          <w:rFonts w:cstheme="minorHAnsi"/>
          <w:sz w:val="32"/>
          <w:szCs w:val="32"/>
          <w:lang w:val="en-US"/>
        </w:rPr>
        <w:t xml:space="preserve"> </w:t>
      </w:r>
      <w:r w:rsidRPr="00C73EF2">
        <w:rPr>
          <w:rFonts w:cstheme="minorHAnsi"/>
          <w:b/>
          <w:bCs/>
          <w:sz w:val="40"/>
          <w:szCs w:val="40"/>
          <w:lang w:val="en-US"/>
        </w:rPr>
        <w:t>Installing Jupyter using pip</w:t>
      </w:r>
      <w:r w:rsidRPr="00C73EF2">
        <w:rPr>
          <w:rFonts w:cstheme="minorHAnsi"/>
          <w:sz w:val="40"/>
          <w:szCs w:val="40"/>
          <w:lang w:val="en-US"/>
        </w:rPr>
        <w:t xml:space="preserve"> </w:t>
      </w:r>
    </w:p>
    <w:p w14:paraId="114517CE"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Using pip with Python is one of the best method to install Jupyter Notebook in your Windows Operating System. Here’s how to perform this action in few steps:</w:t>
      </w:r>
    </w:p>
    <w:p w14:paraId="22AEFC73"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Step 1: Check for any Exisiting Update</w:t>
      </w:r>
    </w:p>
    <w:p w14:paraId="2E178D9D"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Use the following command to update pip (to verify if pip is updated):</w:t>
      </w:r>
    </w:p>
    <w:p w14:paraId="58A07E99" w14:textId="05DF8D83" w:rsidR="00C73EF2" w:rsidRPr="00C73EF2" w:rsidRDefault="00C73EF2" w:rsidP="00C73EF2">
      <w:pPr>
        <w:pStyle w:val="ListParagraph"/>
        <w:rPr>
          <w:rFonts w:ascii="Segoe UI Symbol" w:hAnsi="Segoe UI Symbol" w:cs="Segoe UI Symbol"/>
          <w:b/>
          <w:bCs/>
          <w:sz w:val="36"/>
          <w:szCs w:val="36"/>
          <w:lang w:val="en-US"/>
        </w:rPr>
      </w:pPr>
      <w:r w:rsidRPr="00C73EF2">
        <w:rPr>
          <w:rFonts w:ascii="Segoe UI Symbol" w:hAnsi="Segoe UI Symbol" w:cs="Segoe UI Symbol"/>
          <w:b/>
          <w:bCs/>
          <w:sz w:val="36"/>
          <w:szCs w:val="36"/>
          <w:lang w:val="en-US"/>
        </w:rPr>
        <w:t xml:space="preserve">        </w:t>
      </w:r>
      <w:r w:rsidRPr="00C73EF2">
        <w:rPr>
          <w:rFonts w:ascii="Segoe UI Symbol" w:hAnsi="Segoe UI Symbol" w:cs="Segoe UI Symbol"/>
          <w:b/>
          <w:bCs/>
          <w:noProof/>
          <w:sz w:val="36"/>
          <w:szCs w:val="36"/>
          <w:lang w:val="en-US"/>
        </w:rPr>
        <w:drawing>
          <wp:inline distT="0" distB="0" distL="0" distR="0" wp14:anchorId="32EBD001" wp14:editId="689C8CA4">
            <wp:extent cx="3810000" cy="809625"/>
            <wp:effectExtent l="0" t="0" r="0" b="9525"/>
            <wp:docPr id="18836831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809625"/>
                    </a:xfrm>
                    <a:prstGeom prst="rect">
                      <a:avLst/>
                    </a:prstGeom>
                    <a:noFill/>
                    <a:ln>
                      <a:noFill/>
                    </a:ln>
                  </pic:spPr>
                </pic:pic>
              </a:graphicData>
            </a:graphic>
          </wp:inline>
        </w:drawing>
      </w:r>
    </w:p>
    <w:p w14:paraId="2025A720"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Step 2: Install Jupyter Notebook</w:t>
      </w:r>
    </w:p>
    <w:p w14:paraId="5F892D8C"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After updating the pip version, type the following command to install Jupyter:</w:t>
      </w:r>
    </w:p>
    <w:p w14:paraId="45E5FE51" w14:textId="77777777" w:rsidR="008D13FB" w:rsidRDefault="00C73EF2" w:rsidP="00C73EF2">
      <w:pPr>
        <w:pStyle w:val="ListParagraph"/>
        <w:rPr>
          <w:rFonts w:ascii="Segoe UI Symbol" w:hAnsi="Segoe UI Symbol" w:cs="Segoe UI Symbol"/>
          <w:b/>
          <w:bCs/>
          <w:sz w:val="36"/>
          <w:szCs w:val="36"/>
          <w:lang w:val="en-US"/>
        </w:rPr>
      </w:pPr>
      <w:r w:rsidRPr="00C73EF2">
        <w:rPr>
          <w:rFonts w:ascii="Segoe UI Symbol" w:hAnsi="Segoe UI Symbol" w:cs="Segoe UI Symbol"/>
          <w:b/>
          <w:bCs/>
          <w:sz w:val="36"/>
          <w:szCs w:val="36"/>
          <w:lang w:val="en-US"/>
        </w:rPr>
        <w:t xml:space="preserve">         </w:t>
      </w:r>
    </w:p>
    <w:p w14:paraId="2CA5332B" w14:textId="60B975B8" w:rsidR="00C73EF2" w:rsidRPr="00C73EF2" w:rsidRDefault="00C73EF2" w:rsidP="00C73EF2">
      <w:pPr>
        <w:pStyle w:val="ListParagraph"/>
        <w:rPr>
          <w:rFonts w:ascii="Segoe UI Symbol" w:hAnsi="Segoe UI Symbol" w:cs="Segoe UI Symbol"/>
          <w:b/>
          <w:bCs/>
          <w:sz w:val="36"/>
          <w:szCs w:val="36"/>
          <w:lang w:val="en-US"/>
        </w:rPr>
      </w:pPr>
      <w:r w:rsidRPr="00C73EF2">
        <w:rPr>
          <w:rFonts w:ascii="Segoe UI Symbol" w:hAnsi="Segoe UI Symbol" w:cs="Segoe UI Symbol"/>
          <w:b/>
          <w:bCs/>
          <w:sz w:val="36"/>
          <w:szCs w:val="36"/>
          <w:lang w:val="en-US"/>
        </w:rPr>
        <w:t xml:space="preserve"> </w:t>
      </w:r>
      <w:r w:rsidRPr="00C73EF2">
        <w:rPr>
          <w:rFonts w:ascii="Segoe UI Symbol" w:hAnsi="Segoe UI Symbol" w:cs="Segoe UI Symbol"/>
          <w:b/>
          <w:bCs/>
          <w:noProof/>
          <w:sz w:val="36"/>
          <w:szCs w:val="36"/>
          <w:lang w:val="en-US"/>
        </w:rPr>
        <w:drawing>
          <wp:inline distT="0" distB="0" distL="0" distR="0" wp14:anchorId="1B9789D6" wp14:editId="16C30E8C">
            <wp:extent cx="4343400" cy="371475"/>
            <wp:effectExtent l="0" t="0" r="0" b="9525"/>
            <wp:docPr id="2908013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2" t="26251" r="603" b="17976"/>
                    <a:stretch>
                      <a:fillRect/>
                    </a:stretch>
                  </pic:blipFill>
                  <pic:spPr bwMode="auto">
                    <a:xfrm>
                      <a:off x="0" y="0"/>
                      <a:ext cx="4343400" cy="371475"/>
                    </a:xfrm>
                    <a:prstGeom prst="rect">
                      <a:avLst/>
                    </a:prstGeom>
                    <a:noFill/>
                    <a:ln>
                      <a:noFill/>
                    </a:ln>
                  </pic:spPr>
                </pic:pic>
              </a:graphicData>
            </a:graphic>
          </wp:inline>
        </w:drawing>
      </w:r>
    </w:p>
    <w:p w14:paraId="58A8D442"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Now, the supportive packages will start Installing along with it.</w:t>
      </w:r>
    </w:p>
    <w:p w14:paraId="5FE3C76F"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Step 3: Launch Jupyter Notebook</w:t>
      </w:r>
    </w:p>
    <w:p w14:paraId="4066D6E6"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Once the installation is complete, you can launch Jupyter Notebook by typing the following command in the terminal:</w:t>
      </w:r>
    </w:p>
    <w:p w14:paraId="444F0CC5"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 xml:space="preserve">   jupyter notebook</w:t>
      </w:r>
    </w:p>
    <w:p w14:paraId="27A9CBE4"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This will start the Jupyter Notebook server and automatically open the interface in your default web browser. You can now start creating and running Python notebooks directly from your browser.</w:t>
      </w:r>
    </w:p>
    <w:p w14:paraId="37FFBA01" w14:textId="77777777" w:rsidR="00C73EF2" w:rsidRPr="00C73EF2" w:rsidRDefault="00C73EF2" w:rsidP="00C73EF2">
      <w:pPr>
        <w:pStyle w:val="ListParagraph"/>
        <w:rPr>
          <w:rFonts w:cstheme="minorHAnsi"/>
          <w:sz w:val="32"/>
          <w:szCs w:val="32"/>
          <w:lang w:val="en-US"/>
        </w:rPr>
      </w:pPr>
    </w:p>
    <w:p w14:paraId="688F7979"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Step 4:  Verify Jupyter Installation</w:t>
      </w:r>
    </w:p>
    <w:p w14:paraId="6334113D" w14:textId="77777777" w:rsidR="00C73EF2" w:rsidRPr="00C73EF2" w:rsidRDefault="00C73EF2" w:rsidP="00C73EF2">
      <w:pPr>
        <w:pStyle w:val="ListParagraph"/>
        <w:rPr>
          <w:rFonts w:cstheme="minorHAnsi"/>
          <w:sz w:val="32"/>
          <w:szCs w:val="32"/>
          <w:lang w:val="en-US"/>
        </w:rPr>
      </w:pPr>
      <w:r w:rsidRPr="00C73EF2">
        <w:rPr>
          <w:rFonts w:cstheme="minorHAnsi"/>
          <w:sz w:val="32"/>
          <w:szCs w:val="32"/>
          <w:lang w:val="en-US"/>
        </w:rPr>
        <w:t>To confirm that Jupyter Notebook has been installed successfully, type the following command in the terminal:</w:t>
      </w:r>
    </w:p>
    <w:p w14:paraId="5F863BC8" w14:textId="297751D2" w:rsidR="00C73EF2" w:rsidRPr="008D13FB" w:rsidRDefault="00C73EF2" w:rsidP="008D13FB">
      <w:pPr>
        <w:rPr>
          <w:rFonts w:ascii="Segoe UI Symbol" w:hAnsi="Segoe UI Symbol" w:cs="Segoe UI Symbol"/>
          <w:b/>
          <w:bCs/>
          <w:sz w:val="36"/>
          <w:szCs w:val="36"/>
          <w:lang w:val="en-US"/>
        </w:rPr>
      </w:pPr>
      <w:r w:rsidRPr="00C73EF2">
        <w:rPr>
          <w:noProof/>
          <w:lang w:val="en-US"/>
        </w:rPr>
        <w:lastRenderedPageBreak/>
        <w:drawing>
          <wp:inline distT="0" distB="0" distL="0" distR="0" wp14:anchorId="1F8F978F" wp14:editId="57BA846E">
            <wp:extent cx="5731510" cy="3049270"/>
            <wp:effectExtent l="0" t="0" r="2540" b="0"/>
            <wp:docPr id="603932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3BB053B4" w14:textId="77777777" w:rsidR="00C73EF2" w:rsidRPr="00C73EF2" w:rsidRDefault="00C73EF2" w:rsidP="008D13FB">
      <w:pPr>
        <w:pStyle w:val="ListParagraph"/>
        <w:ind w:left="0"/>
        <w:rPr>
          <w:rFonts w:cstheme="minorHAnsi"/>
          <w:sz w:val="32"/>
          <w:szCs w:val="32"/>
          <w:lang w:val="en-US"/>
        </w:rPr>
      </w:pPr>
      <w:r w:rsidRPr="00C73EF2">
        <w:rPr>
          <w:rFonts w:cstheme="minorHAnsi"/>
          <w:sz w:val="32"/>
          <w:szCs w:val="32"/>
          <w:lang w:val="en-US"/>
        </w:rPr>
        <w:t>This will display the version numbers of Jupyter core packages like IPython, notebook, jupyterlab, etc. If versions are listed (as shown in the image), it means the installation was successful.</w:t>
      </w:r>
    </w:p>
    <w:p w14:paraId="7687F761" w14:textId="77777777" w:rsidR="00C73EF2" w:rsidRPr="00C73EF2" w:rsidRDefault="00C73EF2" w:rsidP="00C73EF2">
      <w:pPr>
        <w:pStyle w:val="ListParagraph"/>
        <w:rPr>
          <w:rFonts w:cstheme="minorHAnsi"/>
          <w:sz w:val="32"/>
          <w:szCs w:val="32"/>
          <w:lang w:val="en-US"/>
        </w:rPr>
      </w:pPr>
    </w:p>
    <w:p w14:paraId="40CF867A" w14:textId="77777777" w:rsidR="00C73EF2" w:rsidRDefault="00C73EF2" w:rsidP="00EA0B0C">
      <w:pPr>
        <w:pStyle w:val="ListParagraph"/>
        <w:ind w:left="0"/>
        <w:rPr>
          <w:rFonts w:ascii="Segoe UI Symbol" w:hAnsi="Segoe UI Symbol" w:cs="Segoe UI Symbol"/>
          <w:b/>
          <w:bCs/>
          <w:sz w:val="36"/>
          <w:szCs w:val="36"/>
        </w:rPr>
      </w:pPr>
    </w:p>
    <w:p w14:paraId="27F05F32" w14:textId="77777777" w:rsidR="00C73EF2" w:rsidRDefault="00C73EF2">
      <w:pPr>
        <w:rPr>
          <w:rFonts w:ascii="Segoe UI Symbol" w:hAnsi="Segoe UI Symbol" w:cs="Segoe UI Symbol"/>
          <w:b/>
          <w:bCs/>
          <w:sz w:val="36"/>
          <w:szCs w:val="36"/>
        </w:rPr>
      </w:pPr>
      <w:r>
        <w:rPr>
          <w:rFonts w:ascii="Segoe UI Symbol" w:hAnsi="Segoe UI Symbol" w:cs="Segoe UI Symbol"/>
          <w:b/>
          <w:bCs/>
          <w:sz w:val="36"/>
          <w:szCs w:val="36"/>
        </w:rPr>
        <w:br w:type="page"/>
      </w:r>
    </w:p>
    <w:p w14:paraId="3BAFE458" w14:textId="7466D46D" w:rsidR="00EA0B0C" w:rsidRPr="00B96361" w:rsidRDefault="004C4716" w:rsidP="00EA0B0C">
      <w:pPr>
        <w:pStyle w:val="ListParagraph"/>
        <w:ind w:left="0"/>
        <w:rPr>
          <w:b/>
          <w:bCs/>
          <w:sz w:val="36"/>
          <w:szCs w:val="36"/>
          <w:u w:val="single"/>
          <w:lang w:val="en-US"/>
        </w:rPr>
      </w:pPr>
      <w:r w:rsidRPr="00781763">
        <w:rPr>
          <w:rFonts w:ascii="Segoe UI Symbol" w:hAnsi="Segoe UI Symbol" w:cs="Segoe UI Symbol"/>
          <w:b/>
          <w:bCs/>
          <w:sz w:val="36"/>
          <w:szCs w:val="36"/>
        </w:rPr>
        <w:lastRenderedPageBreak/>
        <w:t>➜</w:t>
      </w:r>
      <w:r>
        <w:rPr>
          <w:rFonts w:ascii="Segoe UI Symbol" w:hAnsi="Segoe UI Symbol" w:cs="Segoe UI Symbol"/>
          <w:b/>
          <w:bCs/>
          <w:sz w:val="36"/>
          <w:szCs w:val="36"/>
        </w:rPr>
        <w:t xml:space="preserve"> </w:t>
      </w:r>
      <w:r w:rsidR="00C92C0E" w:rsidRPr="00B00258">
        <w:rPr>
          <w:b/>
          <w:bCs/>
          <w:sz w:val="40"/>
          <w:szCs w:val="40"/>
          <w:u w:val="thick"/>
          <w:lang w:val="en-US"/>
        </w:rPr>
        <w:t>ABOUT M</w:t>
      </w:r>
      <w:r w:rsidR="00B00258" w:rsidRPr="00B00258">
        <w:rPr>
          <w:b/>
          <w:bCs/>
          <w:sz w:val="40"/>
          <w:szCs w:val="40"/>
          <w:u w:val="thick"/>
          <w:lang w:val="en-US"/>
        </w:rPr>
        <w:t>ongo</w:t>
      </w:r>
      <w:r w:rsidR="00C92C0E" w:rsidRPr="00B00258">
        <w:rPr>
          <w:b/>
          <w:bCs/>
          <w:sz w:val="40"/>
          <w:szCs w:val="40"/>
          <w:u w:val="thick"/>
          <w:lang w:val="en-US"/>
        </w:rPr>
        <w:t>DB:</w:t>
      </w:r>
    </w:p>
    <w:p w14:paraId="25BB5BFE" w14:textId="77777777" w:rsidR="00EA0B0C" w:rsidRDefault="00EA0B0C" w:rsidP="00EA0B0C">
      <w:pPr>
        <w:pStyle w:val="ListParagraph"/>
        <w:ind w:left="0"/>
        <w:rPr>
          <w:b/>
          <w:bCs/>
          <w:sz w:val="28"/>
          <w:szCs w:val="28"/>
          <w:lang w:val="en-US"/>
        </w:rPr>
      </w:pPr>
    </w:p>
    <w:p w14:paraId="7C96CC18" w14:textId="65D7E00E" w:rsidR="00723295" w:rsidRPr="00723295" w:rsidRDefault="00723295" w:rsidP="00EA0B0C">
      <w:pPr>
        <w:pStyle w:val="ListParagraph"/>
        <w:ind w:left="0"/>
        <w:rPr>
          <w:b/>
          <w:bCs/>
          <w:sz w:val="32"/>
          <w:szCs w:val="32"/>
          <w:lang w:val="en-US"/>
        </w:rPr>
      </w:pPr>
      <w:r w:rsidRPr="00723295">
        <w:rPr>
          <w:b/>
          <w:bCs/>
          <w:sz w:val="32"/>
          <w:szCs w:val="32"/>
          <w:lang w:val="en-US"/>
        </w:rPr>
        <w:t>What is MongoDB?</w:t>
      </w:r>
    </w:p>
    <w:bookmarkStart w:id="1" w:name="What+is+MongoDB%3F"/>
    <w:bookmarkEnd w:id="1"/>
    <w:p w14:paraId="4020A9AF" w14:textId="5B5DBD68" w:rsidR="00723295" w:rsidRPr="00723295" w:rsidRDefault="00723295" w:rsidP="00EA0B0C">
      <w:pPr>
        <w:pStyle w:val="ListParagraph"/>
        <w:ind w:left="0"/>
        <w:rPr>
          <w:sz w:val="32"/>
          <w:szCs w:val="32"/>
          <w:lang w:val="en-US"/>
        </w:rPr>
      </w:pPr>
      <w:r w:rsidRPr="00723295">
        <w:rPr>
          <w:sz w:val="32"/>
          <w:szCs w:val="32"/>
          <w:lang w:val="en-US"/>
        </w:rPr>
        <w:fldChar w:fldCharType="begin"/>
      </w:r>
      <w:r w:rsidRPr="00723295">
        <w:rPr>
          <w:sz w:val="32"/>
          <w:szCs w:val="32"/>
          <w:lang w:val="en-US"/>
        </w:rPr>
        <w:instrText>HYPERLINK "https://www.mongodb.com/company/what-is-mongodb" \t "_blank"</w:instrText>
      </w:r>
      <w:r w:rsidRPr="00723295">
        <w:rPr>
          <w:sz w:val="32"/>
          <w:szCs w:val="32"/>
          <w:lang w:val="en-US"/>
        </w:rPr>
      </w:r>
      <w:r w:rsidRPr="00723295">
        <w:rPr>
          <w:sz w:val="32"/>
          <w:szCs w:val="32"/>
          <w:lang w:val="en-US"/>
        </w:rPr>
        <w:fldChar w:fldCharType="separate"/>
      </w:r>
      <w:r w:rsidRPr="00723295">
        <w:rPr>
          <w:rStyle w:val="Hyperlink"/>
          <w:sz w:val="32"/>
          <w:szCs w:val="32"/>
          <w:lang w:val="en-US"/>
        </w:rPr>
        <w:t>MongoDB</w:t>
      </w:r>
      <w:r w:rsidRPr="00723295">
        <w:rPr>
          <w:sz w:val="32"/>
          <w:szCs w:val="32"/>
        </w:rPr>
        <w:fldChar w:fldCharType="end"/>
      </w:r>
      <w:r w:rsidRPr="00723295">
        <w:rPr>
          <w:sz w:val="32"/>
          <w:szCs w:val="32"/>
          <w:lang w:val="en-US"/>
        </w:rPr>
        <w:t> is an open source, non</w:t>
      </w:r>
      <w:r w:rsidR="00713CBA">
        <w:rPr>
          <w:sz w:val="32"/>
          <w:szCs w:val="32"/>
          <w:lang w:val="en-US"/>
        </w:rPr>
        <w:t>-</w:t>
      </w:r>
      <w:r w:rsidRPr="00723295">
        <w:rPr>
          <w:sz w:val="32"/>
          <w:szCs w:val="32"/>
          <w:lang w:val="en-US"/>
        </w:rPr>
        <w:t xml:space="preserve">relational database management system(DBMS) that uses flexible documents instead of tables and rows to process and store various forms of data. </w:t>
      </w:r>
    </w:p>
    <w:p w14:paraId="401A66E1" w14:textId="77777777" w:rsidR="00723295" w:rsidRPr="00723295" w:rsidRDefault="00723295" w:rsidP="00EA0B0C">
      <w:pPr>
        <w:pStyle w:val="ListParagraph"/>
        <w:ind w:left="0"/>
        <w:rPr>
          <w:sz w:val="32"/>
          <w:szCs w:val="32"/>
          <w:lang w:val="en-US"/>
        </w:rPr>
      </w:pPr>
      <w:r w:rsidRPr="00723295">
        <w:rPr>
          <w:sz w:val="32"/>
          <w:szCs w:val="32"/>
          <w:lang w:val="en-US"/>
        </w:rPr>
        <w:t>MongoDB stores data in flexible, JSON-like documents, meaning fields can vary from document to document and data structure can be changed over time. The document model maps to the objects in your application code, making data easy to work with.</w:t>
      </w:r>
    </w:p>
    <w:p w14:paraId="4FE9AA71" w14:textId="77777777" w:rsidR="00723295" w:rsidRPr="00723295" w:rsidRDefault="00723295" w:rsidP="00723295">
      <w:pPr>
        <w:pStyle w:val="ListParagraph"/>
        <w:ind w:left="2297"/>
        <w:rPr>
          <w:b/>
          <w:bCs/>
          <w:sz w:val="28"/>
          <w:szCs w:val="28"/>
          <w:lang w:val="en-US"/>
        </w:rPr>
      </w:pPr>
    </w:p>
    <w:p w14:paraId="78611638" w14:textId="07A59574" w:rsidR="00723295" w:rsidRPr="00723295" w:rsidRDefault="00723295" w:rsidP="00BA4B67">
      <w:pPr>
        <w:pStyle w:val="ListParagraph"/>
        <w:ind w:left="0"/>
        <w:rPr>
          <w:b/>
          <w:bCs/>
          <w:sz w:val="28"/>
          <w:szCs w:val="28"/>
          <w:lang w:val="en-US"/>
        </w:rPr>
      </w:pPr>
      <w:r w:rsidRPr="00723295">
        <w:rPr>
          <w:b/>
          <w:bCs/>
          <w:sz w:val="32"/>
          <w:szCs w:val="32"/>
          <w:lang w:val="en-US"/>
        </w:rPr>
        <w:t>Features of MongoDB</w:t>
      </w:r>
      <w:r w:rsidR="00BA4B67" w:rsidRPr="00BA4B67">
        <w:rPr>
          <w:b/>
          <w:bCs/>
          <w:sz w:val="32"/>
          <w:szCs w:val="32"/>
          <w:lang w:val="en-US"/>
        </w:rPr>
        <w:t>:</w:t>
      </w:r>
    </w:p>
    <w:p w14:paraId="3F9E66E4" w14:textId="1763D701" w:rsidR="00723295" w:rsidRPr="00723295" w:rsidRDefault="00723295" w:rsidP="00723295">
      <w:pPr>
        <w:pStyle w:val="ListParagraph"/>
        <w:numPr>
          <w:ilvl w:val="0"/>
          <w:numId w:val="41"/>
        </w:numPr>
        <w:rPr>
          <w:sz w:val="32"/>
          <w:szCs w:val="32"/>
          <w:lang w:val="en-US"/>
        </w:rPr>
      </w:pPr>
      <w:r w:rsidRPr="00723295">
        <w:rPr>
          <w:b/>
          <w:bCs/>
          <w:sz w:val="32"/>
          <w:szCs w:val="32"/>
          <w:lang w:val="en-US"/>
        </w:rPr>
        <w:t>Replication</w:t>
      </w:r>
      <w:r w:rsidR="00BD6DE2">
        <w:rPr>
          <w:b/>
          <w:bCs/>
          <w:sz w:val="32"/>
          <w:szCs w:val="32"/>
          <w:lang w:val="en-US"/>
        </w:rPr>
        <w:t>:</w:t>
      </w:r>
      <w:r w:rsidRPr="00723295">
        <w:rPr>
          <w:sz w:val="32"/>
          <w:szCs w:val="32"/>
          <w:lang w:val="en-US"/>
        </w:rPr>
        <w:t> A replica set is two or more MongoDB instances used to provide high availability. Replica sets are made of primary and secondary servers. The primary MongoDB server performs all the read and write operations, while the secondary replica keeps a copy of the data. If a primary replica fails, the secondary replica is then used.</w:t>
      </w:r>
    </w:p>
    <w:p w14:paraId="3ADE1F1B" w14:textId="5685473D" w:rsidR="00723295" w:rsidRPr="00723295" w:rsidRDefault="00723295" w:rsidP="00723295">
      <w:pPr>
        <w:pStyle w:val="ListParagraph"/>
        <w:numPr>
          <w:ilvl w:val="0"/>
          <w:numId w:val="41"/>
        </w:numPr>
        <w:rPr>
          <w:sz w:val="32"/>
          <w:szCs w:val="32"/>
          <w:lang w:val="en-US"/>
        </w:rPr>
      </w:pPr>
      <w:r w:rsidRPr="00723295">
        <w:rPr>
          <w:b/>
          <w:bCs/>
          <w:sz w:val="32"/>
          <w:szCs w:val="32"/>
          <w:lang w:val="en-US"/>
        </w:rPr>
        <w:t>Scalability</w:t>
      </w:r>
      <w:r w:rsidR="00BD6DE2">
        <w:rPr>
          <w:b/>
          <w:bCs/>
          <w:sz w:val="32"/>
          <w:szCs w:val="32"/>
          <w:lang w:val="en-US"/>
        </w:rPr>
        <w:t>:</w:t>
      </w:r>
      <w:r w:rsidRPr="00723295">
        <w:rPr>
          <w:sz w:val="32"/>
          <w:szCs w:val="32"/>
          <w:lang w:val="en-US"/>
        </w:rPr>
        <w:t> MongoDB supports vertical and horizontal scaling. Vertical scaling works by adding more power to an existing machine, while horizontal scaling works by adding more machines to a user's resources.</w:t>
      </w:r>
    </w:p>
    <w:p w14:paraId="765C2652" w14:textId="02AB583A" w:rsidR="00723295" w:rsidRPr="00723295" w:rsidRDefault="00723295" w:rsidP="00723295">
      <w:pPr>
        <w:pStyle w:val="ListParagraph"/>
        <w:numPr>
          <w:ilvl w:val="0"/>
          <w:numId w:val="41"/>
        </w:numPr>
        <w:rPr>
          <w:sz w:val="32"/>
          <w:szCs w:val="32"/>
          <w:lang w:val="en-US"/>
        </w:rPr>
      </w:pPr>
      <w:r w:rsidRPr="00723295">
        <w:rPr>
          <w:b/>
          <w:bCs/>
          <w:sz w:val="32"/>
          <w:szCs w:val="32"/>
          <w:lang w:val="en-US"/>
        </w:rPr>
        <w:t>Load balancing</w:t>
      </w:r>
      <w:r w:rsidR="00BD6DE2">
        <w:rPr>
          <w:sz w:val="32"/>
          <w:szCs w:val="32"/>
          <w:lang w:val="en-US"/>
        </w:rPr>
        <w:t>:</w:t>
      </w:r>
      <w:r w:rsidRPr="00723295">
        <w:rPr>
          <w:sz w:val="32"/>
          <w:szCs w:val="32"/>
          <w:lang w:val="en-US"/>
        </w:rPr>
        <w:t> MongoDB handles load balancing without the need for a separate, dedicated load balancer, through either vertical or horizontal scaling.</w:t>
      </w:r>
    </w:p>
    <w:p w14:paraId="48371DFC" w14:textId="60D7662B" w:rsidR="00723295" w:rsidRPr="00723295" w:rsidRDefault="00723295" w:rsidP="00723295">
      <w:pPr>
        <w:pStyle w:val="ListParagraph"/>
        <w:numPr>
          <w:ilvl w:val="0"/>
          <w:numId w:val="41"/>
        </w:numPr>
        <w:rPr>
          <w:sz w:val="32"/>
          <w:szCs w:val="32"/>
          <w:lang w:val="en-US"/>
        </w:rPr>
      </w:pPr>
      <w:r w:rsidRPr="00723295">
        <w:rPr>
          <w:b/>
          <w:bCs/>
          <w:sz w:val="32"/>
          <w:szCs w:val="32"/>
          <w:lang w:val="en-US"/>
        </w:rPr>
        <w:t>Schema-less</w:t>
      </w:r>
      <w:r w:rsidR="00BD6DE2">
        <w:rPr>
          <w:sz w:val="32"/>
          <w:szCs w:val="32"/>
          <w:lang w:val="en-US"/>
        </w:rPr>
        <w:t>:</w:t>
      </w:r>
      <w:r w:rsidRPr="00723295">
        <w:rPr>
          <w:sz w:val="32"/>
          <w:szCs w:val="32"/>
          <w:lang w:val="en-US"/>
        </w:rPr>
        <w:t> MongoDB is a schema-less database, which means the database can manage data without the need for a blueprint.</w:t>
      </w:r>
    </w:p>
    <w:p w14:paraId="058632AE" w14:textId="799B316A" w:rsidR="00723295" w:rsidRPr="00723295" w:rsidRDefault="00723295" w:rsidP="00723295">
      <w:pPr>
        <w:pStyle w:val="ListParagraph"/>
        <w:numPr>
          <w:ilvl w:val="0"/>
          <w:numId w:val="41"/>
        </w:numPr>
        <w:rPr>
          <w:sz w:val="32"/>
          <w:szCs w:val="32"/>
          <w:lang w:val="en-US"/>
        </w:rPr>
      </w:pPr>
      <w:r w:rsidRPr="00723295">
        <w:rPr>
          <w:b/>
          <w:bCs/>
          <w:sz w:val="32"/>
          <w:szCs w:val="32"/>
          <w:lang w:val="en-US"/>
        </w:rPr>
        <w:t>Document</w:t>
      </w:r>
      <w:r w:rsidR="00BD6DE2">
        <w:rPr>
          <w:b/>
          <w:bCs/>
          <w:sz w:val="32"/>
          <w:szCs w:val="32"/>
          <w:lang w:val="en-US"/>
        </w:rPr>
        <w:t>:</w:t>
      </w:r>
      <w:r w:rsidRPr="00723295">
        <w:rPr>
          <w:sz w:val="32"/>
          <w:szCs w:val="32"/>
          <w:lang w:val="en-US"/>
        </w:rPr>
        <w:t> Data in MongoDB is stored in documents with key-value pairs instead of rows and columns, which makes the data more flexible when compared to SQL databases.</w:t>
      </w:r>
    </w:p>
    <w:p w14:paraId="0852E06E" w14:textId="77777777" w:rsidR="00723295" w:rsidRPr="00723295" w:rsidRDefault="00723295" w:rsidP="00723295">
      <w:pPr>
        <w:pStyle w:val="ListParagraph"/>
        <w:ind w:left="2297"/>
        <w:rPr>
          <w:b/>
          <w:bCs/>
          <w:sz w:val="28"/>
          <w:szCs w:val="28"/>
          <w:lang w:val="en-US"/>
        </w:rPr>
      </w:pPr>
    </w:p>
    <w:p w14:paraId="2445B4CA" w14:textId="3E7FD501" w:rsidR="00723295" w:rsidRPr="00B00258" w:rsidRDefault="00723295" w:rsidP="00DB7C5F">
      <w:pPr>
        <w:jc w:val="center"/>
        <w:rPr>
          <w:b/>
          <w:bCs/>
          <w:sz w:val="40"/>
          <w:szCs w:val="40"/>
          <w:u w:val="thick"/>
          <w:lang w:val="en-US"/>
        </w:rPr>
      </w:pPr>
      <w:r w:rsidRPr="00B00258">
        <w:rPr>
          <w:b/>
          <w:bCs/>
          <w:sz w:val="40"/>
          <w:szCs w:val="40"/>
          <w:u w:val="thick"/>
          <w:lang w:val="en-US"/>
        </w:rPr>
        <w:lastRenderedPageBreak/>
        <w:t>Architecture of MongoDB</w:t>
      </w:r>
    </w:p>
    <w:p w14:paraId="0CF3C5B7" w14:textId="77777777" w:rsidR="004C4716" w:rsidRPr="00E03BB1" w:rsidRDefault="004C4716" w:rsidP="00DB7C5F">
      <w:pPr>
        <w:jc w:val="center"/>
        <w:rPr>
          <w:b/>
          <w:bCs/>
          <w:sz w:val="36"/>
          <w:szCs w:val="36"/>
          <w:u w:val="single"/>
          <w:lang w:val="en-US"/>
        </w:rPr>
      </w:pPr>
    </w:p>
    <w:p w14:paraId="2135730A" w14:textId="2FA49BD0" w:rsidR="00723295" w:rsidRPr="00DB7C5F" w:rsidRDefault="00B00258" w:rsidP="00DB7C5F">
      <w:pPr>
        <w:rPr>
          <w:b/>
          <w:bCs/>
          <w:sz w:val="28"/>
          <w:szCs w:val="28"/>
          <w:lang w:val="en-US"/>
        </w:rPr>
      </w:pPr>
      <w:r w:rsidRPr="00723295">
        <w:rPr>
          <w:b/>
          <w:bCs/>
          <w:noProof/>
          <w:sz w:val="28"/>
          <w:szCs w:val="28"/>
          <w:lang w:val="en-US"/>
        </w:rPr>
        <w:drawing>
          <wp:anchor distT="0" distB="0" distL="114300" distR="114300" simplePos="0" relativeHeight="251699712" behindDoc="1" locked="0" layoutInCell="1" allowOverlap="1" wp14:anchorId="18D43141" wp14:editId="7E88A5AC">
            <wp:simplePos x="0" y="0"/>
            <wp:positionH relativeFrom="margin">
              <wp:align>right</wp:align>
            </wp:positionH>
            <wp:positionV relativeFrom="page">
              <wp:posOffset>4787900</wp:posOffset>
            </wp:positionV>
            <wp:extent cx="5731510" cy="3543300"/>
            <wp:effectExtent l="0" t="0" r="2540" b="0"/>
            <wp:wrapTight wrapText="bothSides">
              <wp:wrapPolygon edited="0">
                <wp:start x="0" y="0"/>
                <wp:lineTo x="0" y="21484"/>
                <wp:lineTo x="21538" y="21484"/>
                <wp:lineTo x="21538" y="0"/>
                <wp:lineTo x="0" y="0"/>
              </wp:wrapPolygon>
            </wp:wrapTight>
            <wp:docPr id="19607893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pic:spPr>
                </pic:pic>
              </a:graphicData>
            </a:graphic>
            <wp14:sizeRelH relativeFrom="page">
              <wp14:pctWidth>0</wp14:pctWidth>
            </wp14:sizeRelH>
            <wp14:sizeRelV relativeFrom="page">
              <wp14:pctHeight>0</wp14:pctHeight>
            </wp14:sizeRelV>
          </wp:anchor>
        </w:drawing>
      </w:r>
      <w:r w:rsidR="00723295" w:rsidRPr="00723295">
        <w:rPr>
          <w:noProof/>
          <w:lang w:val="en-US"/>
        </w:rPr>
        <w:drawing>
          <wp:inline distT="0" distB="0" distL="0" distR="0" wp14:anchorId="1F723CE4" wp14:editId="3FACD7B7">
            <wp:extent cx="5731510" cy="2896235"/>
            <wp:effectExtent l="0" t="0" r="2540" b="0"/>
            <wp:docPr id="368975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96235"/>
                    </a:xfrm>
                    <a:prstGeom prst="rect">
                      <a:avLst/>
                    </a:prstGeom>
                    <a:noFill/>
                    <a:ln>
                      <a:noFill/>
                    </a:ln>
                  </pic:spPr>
                </pic:pic>
              </a:graphicData>
            </a:graphic>
          </wp:inline>
        </w:drawing>
      </w:r>
    </w:p>
    <w:p w14:paraId="35F06CD2" w14:textId="77777777" w:rsidR="00787CB4" w:rsidRDefault="00787CB4" w:rsidP="00F346CA">
      <w:pPr>
        <w:jc w:val="center"/>
        <w:rPr>
          <w:b/>
          <w:bCs/>
          <w:sz w:val="28"/>
          <w:szCs w:val="28"/>
          <w:u w:val="single"/>
          <w:lang w:val="en-US"/>
        </w:rPr>
      </w:pPr>
    </w:p>
    <w:p w14:paraId="1A8B0F51" w14:textId="4712C3DA" w:rsidR="00723295" w:rsidRPr="00B00258" w:rsidRDefault="00723295" w:rsidP="00F346CA">
      <w:pPr>
        <w:jc w:val="center"/>
        <w:rPr>
          <w:b/>
          <w:bCs/>
          <w:sz w:val="36"/>
          <w:szCs w:val="36"/>
          <w:u w:val="single"/>
          <w:lang w:val="en-US"/>
        </w:rPr>
      </w:pPr>
      <w:r w:rsidRPr="00B00258">
        <w:rPr>
          <w:b/>
          <w:bCs/>
          <w:sz w:val="36"/>
          <w:szCs w:val="36"/>
          <w:u w:val="single"/>
          <w:lang w:val="en-US"/>
        </w:rPr>
        <w:t>MongoDB Compass</w:t>
      </w:r>
    </w:p>
    <w:p w14:paraId="63D7513E" w14:textId="786401C3" w:rsidR="00723295" w:rsidRPr="00723295" w:rsidRDefault="00723295" w:rsidP="00723295">
      <w:pPr>
        <w:pStyle w:val="ListParagraph"/>
        <w:ind w:left="2297"/>
        <w:rPr>
          <w:b/>
          <w:bCs/>
          <w:sz w:val="28"/>
          <w:szCs w:val="28"/>
          <w:lang w:val="en-US"/>
        </w:rPr>
      </w:pPr>
    </w:p>
    <w:p w14:paraId="5654A7EA" w14:textId="77777777" w:rsidR="00723295" w:rsidRPr="00723295" w:rsidRDefault="00723295" w:rsidP="00723295">
      <w:pPr>
        <w:pStyle w:val="ListParagraph"/>
        <w:ind w:left="2297"/>
        <w:rPr>
          <w:b/>
          <w:bCs/>
          <w:sz w:val="28"/>
          <w:szCs w:val="28"/>
          <w:lang w:val="en-US"/>
        </w:rPr>
      </w:pPr>
    </w:p>
    <w:p w14:paraId="08BAA789" w14:textId="77777777" w:rsidR="00723295" w:rsidRPr="00723295" w:rsidRDefault="00723295" w:rsidP="00723295">
      <w:pPr>
        <w:pStyle w:val="ListParagraph"/>
        <w:ind w:left="2297"/>
        <w:rPr>
          <w:b/>
          <w:bCs/>
          <w:sz w:val="28"/>
          <w:szCs w:val="28"/>
          <w:lang w:val="en-US"/>
        </w:rPr>
      </w:pPr>
    </w:p>
    <w:p w14:paraId="7BB9D8FB" w14:textId="77777777" w:rsidR="00723295" w:rsidRPr="00723295" w:rsidRDefault="00723295" w:rsidP="00723295">
      <w:pPr>
        <w:pStyle w:val="ListParagraph"/>
        <w:ind w:left="2297"/>
        <w:rPr>
          <w:b/>
          <w:bCs/>
          <w:sz w:val="28"/>
          <w:szCs w:val="28"/>
          <w:lang w:val="en-US"/>
        </w:rPr>
      </w:pPr>
    </w:p>
    <w:p w14:paraId="5FF66F2A" w14:textId="77777777" w:rsidR="00723295" w:rsidRPr="00B00258" w:rsidRDefault="00723295" w:rsidP="001069E7">
      <w:pPr>
        <w:pStyle w:val="ListParagraph"/>
        <w:ind w:left="0"/>
        <w:rPr>
          <w:sz w:val="36"/>
          <w:szCs w:val="36"/>
          <w:lang w:val="en-US"/>
        </w:rPr>
      </w:pPr>
      <w:r w:rsidRPr="00B00258">
        <w:rPr>
          <w:sz w:val="36"/>
          <w:szCs w:val="36"/>
          <w:lang w:val="en-US"/>
        </w:rPr>
        <w:t>This screenshot of MongoDB Compass shows a connection to a local MongoDB server at localhost:27017. Within this server, the database named "AQI" is selected. This database currently contains one collection named "China_data". The overview for "China_data" indicates it occupies 293 MB of storage, contains 421,000 documents, has an average document size of 744.00 B, and has one index with a total index size of 4.6 MB.</w:t>
      </w:r>
    </w:p>
    <w:p w14:paraId="71A2F309" w14:textId="0E79C688" w:rsidR="00244360" w:rsidRDefault="00244360" w:rsidP="00BF5564">
      <w:pPr>
        <w:pStyle w:val="ListParagraph"/>
        <w:ind w:left="2297"/>
        <w:rPr>
          <w:b/>
          <w:bCs/>
          <w:sz w:val="28"/>
          <w:szCs w:val="28"/>
        </w:rPr>
      </w:pPr>
    </w:p>
    <w:p w14:paraId="70C20AD2" w14:textId="77777777" w:rsidR="00244360" w:rsidRDefault="00244360">
      <w:pPr>
        <w:rPr>
          <w:b/>
          <w:bCs/>
          <w:sz w:val="28"/>
          <w:szCs w:val="28"/>
        </w:rPr>
      </w:pPr>
      <w:r>
        <w:rPr>
          <w:b/>
          <w:bCs/>
          <w:sz w:val="28"/>
          <w:szCs w:val="28"/>
        </w:rPr>
        <w:br w:type="page"/>
      </w:r>
    </w:p>
    <w:p w14:paraId="0F5749A4" w14:textId="22398427" w:rsidR="003A17A2" w:rsidRPr="0088498D" w:rsidRDefault="003A17A2" w:rsidP="00085F91">
      <w:pPr>
        <w:pStyle w:val="Title"/>
        <w:jc w:val="center"/>
        <w:rPr>
          <w:b/>
          <w:bCs/>
          <w:u w:val="single"/>
        </w:rPr>
      </w:pPr>
      <w:r w:rsidRPr="0088498D">
        <w:rPr>
          <w:b/>
          <w:bCs/>
          <w:u w:val="single"/>
        </w:rPr>
        <w:lastRenderedPageBreak/>
        <w:t>Software Requirements Specification (SRS)</w:t>
      </w:r>
    </w:p>
    <w:p w14:paraId="22B0D6C5" w14:textId="3BD7BD4E" w:rsidR="003A17A2" w:rsidRPr="00F90DF8" w:rsidRDefault="003A17A2">
      <w:pPr>
        <w:pStyle w:val="Heading1"/>
        <w:rPr>
          <w:b/>
          <w:bCs/>
          <w:color w:val="000000" w:themeColor="text1"/>
          <w:sz w:val="36"/>
          <w:szCs w:val="36"/>
        </w:rPr>
      </w:pPr>
      <w:r w:rsidRPr="00F90DF8">
        <w:rPr>
          <w:b/>
          <w:bCs/>
          <w:color w:val="000000" w:themeColor="text1"/>
          <w:sz w:val="36"/>
          <w:szCs w:val="36"/>
        </w:rPr>
        <w:t>Project Title: Air Quality Index (AQI) C</w:t>
      </w:r>
      <w:r w:rsidR="000C780E" w:rsidRPr="00F90DF8">
        <w:rPr>
          <w:b/>
          <w:bCs/>
          <w:color w:val="000000" w:themeColor="text1"/>
          <w:sz w:val="36"/>
          <w:szCs w:val="36"/>
        </w:rPr>
        <w:t>alculator</w:t>
      </w:r>
    </w:p>
    <w:p w14:paraId="752C1443" w14:textId="77777777" w:rsidR="003A17A2" w:rsidRPr="00725D42" w:rsidRDefault="003A17A2" w:rsidP="00F627F9">
      <w:pPr>
        <w:pStyle w:val="Heading1"/>
        <w:rPr>
          <w:rFonts w:asciiTheme="minorHAnsi" w:hAnsiTheme="minorHAnsi" w:cstheme="minorHAnsi"/>
          <w:b/>
          <w:bCs/>
          <w:color w:val="000000" w:themeColor="text1"/>
        </w:rPr>
      </w:pPr>
      <w:r w:rsidRPr="00725D42">
        <w:rPr>
          <w:rFonts w:asciiTheme="minorHAnsi" w:hAnsiTheme="minorHAnsi" w:cstheme="minorHAnsi"/>
          <w:b/>
          <w:bCs/>
          <w:color w:val="000000" w:themeColor="text1"/>
        </w:rPr>
        <w:t>1. Introduction</w:t>
      </w:r>
    </w:p>
    <w:p w14:paraId="3712403B" w14:textId="77777777" w:rsidR="003A17A2" w:rsidRPr="002B1AE5" w:rsidRDefault="003A17A2" w:rsidP="00F627F9">
      <w:pPr>
        <w:pStyle w:val="Heading2"/>
        <w:rPr>
          <w:rFonts w:asciiTheme="minorHAnsi" w:hAnsiTheme="minorHAnsi" w:cstheme="minorHAnsi"/>
          <w:b/>
          <w:bCs/>
          <w:color w:val="000000" w:themeColor="text1"/>
          <w:sz w:val="44"/>
          <w:szCs w:val="44"/>
        </w:rPr>
      </w:pPr>
      <w:r w:rsidRPr="002B1AE5">
        <w:rPr>
          <w:rFonts w:asciiTheme="minorHAnsi" w:hAnsiTheme="minorHAnsi" w:cstheme="minorHAnsi"/>
          <w:b/>
          <w:bCs/>
          <w:color w:val="000000" w:themeColor="text1"/>
          <w:sz w:val="36"/>
          <w:szCs w:val="36"/>
        </w:rPr>
        <w:t>1.1 Purpose</w:t>
      </w:r>
      <w:r w:rsidRPr="002B1AE5">
        <w:rPr>
          <w:rFonts w:asciiTheme="minorHAnsi" w:hAnsiTheme="minorHAnsi" w:cstheme="minorHAnsi"/>
          <w:b/>
          <w:bCs/>
          <w:color w:val="000000" w:themeColor="text1"/>
          <w:sz w:val="44"/>
          <w:szCs w:val="44"/>
        </w:rPr>
        <w:t>:</w:t>
      </w:r>
    </w:p>
    <w:p w14:paraId="5236F4DE" w14:textId="77777777" w:rsidR="003A17A2" w:rsidRPr="00D35EEE" w:rsidRDefault="003A17A2" w:rsidP="00F627F9">
      <w:pPr>
        <w:rPr>
          <w:sz w:val="32"/>
          <w:szCs w:val="32"/>
        </w:rPr>
      </w:pPr>
      <w:r w:rsidRPr="00D35EEE">
        <w:rPr>
          <w:sz w:val="32"/>
          <w:szCs w:val="32"/>
        </w:rPr>
        <w:t>The purpose of this project is to create a web-based application that allows users to input air pollutant values (PM2.5, PM10, NO₂, SO₂, CO, O₃) and receive an Air Quality Index (AQI) result, along with its corresponding air quality category.</w:t>
      </w:r>
    </w:p>
    <w:p w14:paraId="215CD5E5" w14:textId="77777777" w:rsidR="003A17A2" w:rsidRPr="002B1AE5" w:rsidRDefault="003A17A2" w:rsidP="00F627F9">
      <w:pPr>
        <w:pStyle w:val="Heading2"/>
        <w:rPr>
          <w:rFonts w:asciiTheme="minorHAnsi" w:hAnsiTheme="minorHAnsi" w:cstheme="minorHAnsi"/>
          <w:b/>
          <w:bCs/>
          <w:color w:val="000000" w:themeColor="text1"/>
          <w:sz w:val="36"/>
          <w:szCs w:val="36"/>
        </w:rPr>
      </w:pPr>
      <w:r w:rsidRPr="002B1AE5">
        <w:rPr>
          <w:rFonts w:asciiTheme="minorHAnsi" w:hAnsiTheme="minorHAnsi" w:cstheme="minorHAnsi"/>
          <w:b/>
          <w:bCs/>
          <w:color w:val="000000" w:themeColor="text1"/>
          <w:sz w:val="36"/>
          <w:szCs w:val="36"/>
        </w:rPr>
        <w:t>1.2 Scope:</w:t>
      </w:r>
    </w:p>
    <w:p w14:paraId="01868597" w14:textId="77777777" w:rsidR="003A17A2" w:rsidRPr="00D35EEE" w:rsidRDefault="003A17A2" w:rsidP="00F627F9">
      <w:pPr>
        <w:rPr>
          <w:sz w:val="32"/>
          <w:szCs w:val="32"/>
        </w:rPr>
      </w:pPr>
      <w:r w:rsidRPr="00D35EEE">
        <w:rPr>
          <w:sz w:val="32"/>
          <w:szCs w:val="32"/>
        </w:rPr>
        <w:t>This application will:</w:t>
      </w:r>
      <w:r w:rsidRPr="00D35EEE">
        <w:rPr>
          <w:sz w:val="32"/>
          <w:szCs w:val="32"/>
        </w:rPr>
        <w:br/>
        <w:t>- Allow users to manually input the concentration of major air pollutants.</w:t>
      </w:r>
      <w:r w:rsidRPr="00D35EEE">
        <w:rPr>
          <w:sz w:val="32"/>
          <w:szCs w:val="32"/>
        </w:rPr>
        <w:br/>
        <w:t>- Calculate the AQI based on the given input values.</w:t>
      </w:r>
      <w:r w:rsidRPr="00D35EEE">
        <w:rPr>
          <w:sz w:val="32"/>
          <w:szCs w:val="32"/>
        </w:rPr>
        <w:br/>
        <w:t>- Display the air quality category (e.g., Good, Moderate, Unhealthy, etc.) according to the AQI.</w:t>
      </w:r>
      <w:r w:rsidRPr="00D35EEE">
        <w:rPr>
          <w:sz w:val="32"/>
          <w:szCs w:val="32"/>
        </w:rPr>
        <w:br/>
      </w:r>
    </w:p>
    <w:p w14:paraId="20BFABB4" w14:textId="77777777" w:rsidR="003A17A2" w:rsidRPr="00F236F4" w:rsidRDefault="003A17A2" w:rsidP="00F627F9">
      <w:pPr>
        <w:pStyle w:val="Heading2"/>
        <w:rPr>
          <w:rFonts w:asciiTheme="minorHAnsi" w:hAnsiTheme="minorHAnsi" w:cstheme="minorHAnsi"/>
          <w:b/>
          <w:bCs/>
          <w:color w:val="000000" w:themeColor="text1"/>
          <w:sz w:val="36"/>
          <w:szCs w:val="36"/>
        </w:rPr>
      </w:pPr>
      <w:r w:rsidRPr="00F236F4">
        <w:rPr>
          <w:rFonts w:asciiTheme="minorHAnsi" w:hAnsiTheme="minorHAnsi" w:cstheme="minorHAnsi"/>
          <w:b/>
          <w:bCs/>
          <w:color w:val="000000" w:themeColor="text1"/>
          <w:sz w:val="36"/>
          <w:szCs w:val="36"/>
        </w:rPr>
        <w:t>1.3 Definitions, Acronyms, and Abbreviations:</w:t>
      </w:r>
    </w:p>
    <w:p w14:paraId="742AD48E" w14:textId="77777777" w:rsidR="003A17A2" w:rsidRPr="00D35EEE" w:rsidRDefault="003A17A2" w:rsidP="00F627F9">
      <w:pPr>
        <w:rPr>
          <w:sz w:val="32"/>
          <w:szCs w:val="32"/>
        </w:rPr>
      </w:pPr>
      <w:r w:rsidRPr="00D35EEE">
        <w:rPr>
          <w:sz w:val="32"/>
          <w:szCs w:val="32"/>
        </w:rPr>
        <w:t>- AQI: Air Quality Index</w:t>
      </w:r>
      <w:r w:rsidRPr="00D35EEE">
        <w:rPr>
          <w:sz w:val="32"/>
          <w:szCs w:val="32"/>
        </w:rPr>
        <w:br/>
        <w:t>- PM2.5: Particulate Matter less than 2.5 micrometers</w:t>
      </w:r>
      <w:r w:rsidRPr="00D35EEE">
        <w:rPr>
          <w:sz w:val="32"/>
          <w:szCs w:val="32"/>
        </w:rPr>
        <w:br/>
        <w:t>- PM10: Particulate Matter less than 10 micrometers</w:t>
      </w:r>
      <w:r w:rsidRPr="00D35EEE">
        <w:rPr>
          <w:sz w:val="32"/>
          <w:szCs w:val="32"/>
        </w:rPr>
        <w:br/>
        <w:t>- NO₂: Nitrogen Dioxide</w:t>
      </w:r>
      <w:r w:rsidRPr="00D35EEE">
        <w:rPr>
          <w:sz w:val="32"/>
          <w:szCs w:val="32"/>
        </w:rPr>
        <w:br/>
        <w:t>- SO₂: Sulfur Dioxide</w:t>
      </w:r>
      <w:r w:rsidRPr="00D35EEE">
        <w:rPr>
          <w:sz w:val="32"/>
          <w:szCs w:val="32"/>
        </w:rPr>
        <w:br/>
        <w:t>- CO: Carbon Monoxide</w:t>
      </w:r>
      <w:r w:rsidRPr="00D35EEE">
        <w:rPr>
          <w:sz w:val="32"/>
          <w:szCs w:val="32"/>
        </w:rPr>
        <w:br/>
        <w:t>- O₃: Ozone</w:t>
      </w:r>
      <w:r w:rsidRPr="00D35EEE">
        <w:rPr>
          <w:sz w:val="32"/>
          <w:szCs w:val="32"/>
        </w:rPr>
        <w:br/>
        <w:t>- ML: Machine Learning</w:t>
      </w:r>
      <w:r w:rsidRPr="00D35EEE">
        <w:rPr>
          <w:sz w:val="32"/>
          <w:szCs w:val="32"/>
        </w:rPr>
        <w:br/>
        <w:t>- UI: User Interface</w:t>
      </w:r>
    </w:p>
    <w:p w14:paraId="2A2951D2" w14:textId="77777777" w:rsidR="003A17A2" w:rsidRPr="00F236F4" w:rsidRDefault="003A17A2">
      <w:pPr>
        <w:pStyle w:val="Heading2"/>
        <w:rPr>
          <w:rFonts w:asciiTheme="minorHAnsi" w:hAnsiTheme="minorHAnsi" w:cstheme="minorHAnsi"/>
          <w:b/>
          <w:bCs/>
          <w:color w:val="000000" w:themeColor="text1"/>
          <w:sz w:val="36"/>
          <w:szCs w:val="36"/>
        </w:rPr>
      </w:pPr>
      <w:r w:rsidRPr="00F236F4">
        <w:rPr>
          <w:rFonts w:asciiTheme="minorHAnsi" w:hAnsiTheme="minorHAnsi" w:cstheme="minorHAnsi"/>
          <w:b/>
          <w:bCs/>
          <w:color w:val="000000" w:themeColor="text1"/>
          <w:sz w:val="36"/>
          <w:szCs w:val="36"/>
        </w:rPr>
        <w:lastRenderedPageBreak/>
        <w:t>1.4 References:</w:t>
      </w:r>
    </w:p>
    <w:p w14:paraId="0E34BBAF" w14:textId="3C3E59A1" w:rsidR="003A17A2" w:rsidRPr="00D35EEE" w:rsidRDefault="003A17A2">
      <w:pPr>
        <w:rPr>
          <w:sz w:val="32"/>
          <w:szCs w:val="32"/>
        </w:rPr>
      </w:pPr>
      <w:r w:rsidRPr="00F149D3">
        <w:rPr>
          <w:sz w:val="28"/>
          <w:szCs w:val="28"/>
        </w:rPr>
        <w:t xml:space="preserve">- </w:t>
      </w:r>
      <w:r w:rsidRPr="00D35EEE">
        <w:rPr>
          <w:sz w:val="32"/>
          <w:szCs w:val="32"/>
        </w:rPr>
        <w:t>Test cases designed earlier for functionality testing.</w:t>
      </w:r>
      <w:r w:rsidRPr="00D35EEE">
        <w:rPr>
          <w:sz w:val="32"/>
          <w:szCs w:val="32"/>
        </w:rPr>
        <w:br/>
        <w:t>- DFD for system design references.</w:t>
      </w:r>
      <w:r w:rsidRPr="00D35EEE">
        <w:rPr>
          <w:sz w:val="32"/>
          <w:szCs w:val="32"/>
        </w:rPr>
        <w:br/>
        <w:t>- Web page screenshot showing input fields for pollutants.</w:t>
      </w:r>
    </w:p>
    <w:p w14:paraId="1810EC9D" w14:textId="77777777" w:rsidR="003A17A2" w:rsidRPr="000C1355" w:rsidRDefault="003A17A2">
      <w:pPr>
        <w:pStyle w:val="Heading1"/>
        <w:rPr>
          <w:rFonts w:asciiTheme="minorHAnsi" w:hAnsiTheme="minorHAnsi" w:cstheme="minorHAnsi"/>
          <w:b/>
          <w:bCs/>
          <w:color w:val="000000" w:themeColor="text1"/>
          <w:sz w:val="36"/>
          <w:szCs w:val="36"/>
        </w:rPr>
      </w:pPr>
      <w:r w:rsidRPr="000C1355">
        <w:rPr>
          <w:rFonts w:asciiTheme="minorHAnsi" w:hAnsiTheme="minorHAnsi" w:cstheme="minorHAnsi"/>
          <w:b/>
          <w:bCs/>
          <w:color w:val="000000" w:themeColor="text1"/>
          <w:sz w:val="36"/>
          <w:szCs w:val="36"/>
        </w:rPr>
        <w:t>2. Overall Description</w:t>
      </w:r>
    </w:p>
    <w:p w14:paraId="5C51F3D0" w14:textId="77777777" w:rsidR="003A17A2" w:rsidRPr="00FE44EE" w:rsidRDefault="003A17A2">
      <w:pPr>
        <w:pStyle w:val="Heading2"/>
        <w:rPr>
          <w:rFonts w:asciiTheme="minorHAnsi" w:hAnsiTheme="minorHAnsi" w:cstheme="minorHAnsi"/>
          <w:b/>
          <w:bCs/>
          <w:color w:val="000000" w:themeColor="text1"/>
          <w:sz w:val="36"/>
          <w:szCs w:val="36"/>
        </w:rPr>
      </w:pPr>
      <w:r w:rsidRPr="00FE44EE">
        <w:rPr>
          <w:rFonts w:asciiTheme="minorHAnsi" w:hAnsiTheme="minorHAnsi" w:cstheme="minorHAnsi"/>
          <w:b/>
          <w:bCs/>
          <w:color w:val="000000" w:themeColor="text1"/>
          <w:sz w:val="36"/>
          <w:szCs w:val="36"/>
        </w:rPr>
        <w:t>2.1 Product Perspective:</w:t>
      </w:r>
    </w:p>
    <w:p w14:paraId="4F0355EB" w14:textId="77777777" w:rsidR="003A17A2" w:rsidRPr="00053A99" w:rsidRDefault="003A17A2">
      <w:pPr>
        <w:rPr>
          <w:sz w:val="32"/>
          <w:szCs w:val="32"/>
        </w:rPr>
      </w:pPr>
      <w:r w:rsidRPr="00053A99">
        <w:rPr>
          <w:sz w:val="32"/>
          <w:szCs w:val="32"/>
        </w:rPr>
        <w:t>The system will be a standalone web application hosted locally or on a server. It will interact with a backend (Python Flask) to process inputs and produce outputs.</w:t>
      </w:r>
    </w:p>
    <w:p w14:paraId="4E03ECAA" w14:textId="77777777" w:rsidR="003A17A2" w:rsidRPr="000C1355" w:rsidRDefault="003A17A2">
      <w:pPr>
        <w:pStyle w:val="Heading2"/>
        <w:rPr>
          <w:rFonts w:asciiTheme="minorHAnsi" w:hAnsiTheme="minorHAnsi" w:cstheme="minorHAnsi"/>
          <w:b/>
          <w:bCs/>
          <w:color w:val="000000" w:themeColor="text1"/>
          <w:sz w:val="36"/>
          <w:szCs w:val="36"/>
        </w:rPr>
      </w:pPr>
      <w:r w:rsidRPr="000C1355">
        <w:rPr>
          <w:rFonts w:asciiTheme="minorHAnsi" w:hAnsiTheme="minorHAnsi" w:cstheme="minorHAnsi"/>
          <w:b/>
          <w:bCs/>
          <w:color w:val="000000" w:themeColor="text1"/>
          <w:sz w:val="36"/>
          <w:szCs w:val="36"/>
        </w:rPr>
        <w:t>2.2 Product Functions:</w:t>
      </w:r>
    </w:p>
    <w:p w14:paraId="079B1CDD" w14:textId="77777777" w:rsidR="003A17A2" w:rsidRPr="00053A99" w:rsidRDefault="003A17A2">
      <w:pPr>
        <w:rPr>
          <w:sz w:val="32"/>
          <w:szCs w:val="32"/>
        </w:rPr>
      </w:pPr>
      <w:r w:rsidRPr="00053A99">
        <w:rPr>
          <w:sz w:val="32"/>
          <w:szCs w:val="32"/>
        </w:rPr>
        <w:t>- User inputs pollutant concentration values.</w:t>
      </w:r>
      <w:r w:rsidRPr="00053A99">
        <w:rPr>
          <w:sz w:val="32"/>
          <w:szCs w:val="32"/>
        </w:rPr>
        <w:br/>
        <w:t>- System calculates AQI based on standard formulas.</w:t>
      </w:r>
      <w:r w:rsidRPr="00053A99">
        <w:rPr>
          <w:sz w:val="32"/>
          <w:szCs w:val="32"/>
        </w:rPr>
        <w:br/>
        <w:t>- System determines and displays the air quality category.</w:t>
      </w:r>
      <w:r w:rsidRPr="00053A99">
        <w:rPr>
          <w:sz w:val="32"/>
          <w:szCs w:val="32"/>
        </w:rPr>
        <w:br/>
      </w:r>
    </w:p>
    <w:p w14:paraId="64AEFB5C" w14:textId="77777777" w:rsidR="003A17A2" w:rsidRPr="006632D8" w:rsidRDefault="003A17A2">
      <w:pPr>
        <w:pStyle w:val="Heading2"/>
        <w:rPr>
          <w:rFonts w:asciiTheme="minorHAnsi" w:hAnsiTheme="minorHAnsi" w:cstheme="minorHAnsi"/>
          <w:b/>
          <w:bCs/>
          <w:color w:val="000000" w:themeColor="text1"/>
          <w:sz w:val="36"/>
          <w:szCs w:val="36"/>
        </w:rPr>
      </w:pPr>
      <w:r w:rsidRPr="006632D8">
        <w:rPr>
          <w:rFonts w:asciiTheme="minorHAnsi" w:hAnsiTheme="minorHAnsi" w:cstheme="minorHAnsi"/>
          <w:b/>
          <w:bCs/>
          <w:color w:val="000000" w:themeColor="text1"/>
          <w:sz w:val="36"/>
          <w:szCs w:val="36"/>
        </w:rPr>
        <w:t>2.3 User Classes and Characteristics:</w:t>
      </w:r>
    </w:p>
    <w:p w14:paraId="27EDF7A7" w14:textId="77777777" w:rsidR="003A17A2" w:rsidRPr="00053A99" w:rsidRDefault="003A17A2">
      <w:pPr>
        <w:rPr>
          <w:sz w:val="32"/>
          <w:szCs w:val="32"/>
        </w:rPr>
      </w:pPr>
      <w:r w:rsidRPr="00F149D3">
        <w:rPr>
          <w:sz w:val="28"/>
          <w:szCs w:val="28"/>
        </w:rPr>
        <w:t xml:space="preserve">- </w:t>
      </w:r>
      <w:r w:rsidRPr="00053A99">
        <w:rPr>
          <w:sz w:val="32"/>
          <w:szCs w:val="32"/>
        </w:rPr>
        <w:t>General Users: Environmental analysts, students, or citizens interested in checking AQI manually.</w:t>
      </w:r>
    </w:p>
    <w:p w14:paraId="6F42857A" w14:textId="77777777" w:rsidR="003A17A2" w:rsidRPr="006632D8" w:rsidRDefault="003A17A2">
      <w:pPr>
        <w:pStyle w:val="Heading2"/>
        <w:rPr>
          <w:rFonts w:asciiTheme="minorHAnsi" w:hAnsiTheme="minorHAnsi" w:cstheme="minorHAnsi"/>
          <w:b/>
          <w:bCs/>
          <w:color w:val="000000" w:themeColor="text1"/>
          <w:sz w:val="36"/>
          <w:szCs w:val="36"/>
        </w:rPr>
      </w:pPr>
      <w:r w:rsidRPr="006632D8">
        <w:rPr>
          <w:rFonts w:asciiTheme="minorHAnsi" w:hAnsiTheme="minorHAnsi" w:cstheme="minorHAnsi"/>
          <w:b/>
          <w:bCs/>
          <w:color w:val="000000" w:themeColor="text1"/>
          <w:sz w:val="36"/>
          <w:szCs w:val="36"/>
        </w:rPr>
        <w:t>2.4 Operating Environment:</w:t>
      </w:r>
    </w:p>
    <w:p w14:paraId="660781EB" w14:textId="77777777" w:rsidR="003A17A2" w:rsidRPr="00F149D3" w:rsidRDefault="003A17A2">
      <w:pPr>
        <w:rPr>
          <w:sz w:val="28"/>
          <w:szCs w:val="28"/>
        </w:rPr>
      </w:pPr>
      <w:r w:rsidRPr="00F149D3">
        <w:rPr>
          <w:sz w:val="28"/>
          <w:szCs w:val="28"/>
        </w:rPr>
        <w:t xml:space="preserve">- </w:t>
      </w:r>
      <w:r w:rsidRPr="00053A99">
        <w:rPr>
          <w:sz w:val="32"/>
          <w:szCs w:val="32"/>
        </w:rPr>
        <w:t>Web browser (Chrome, Edge, Firefox)</w:t>
      </w:r>
      <w:r w:rsidRPr="00053A99">
        <w:rPr>
          <w:sz w:val="32"/>
          <w:szCs w:val="32"/>
        </w:rPr>
        <w:br/>
        <w:t>- Backend Server: Flask (Python)</w:t>
      </w:r>
      <w:r w:rsidRPr="00053A99">
        <w:rPr>
          <w:sz w:val="32"/>
          <w:szCs w:val="32"/>
        </w:rPr>
        <w:br/>
        <w:t>- Frontend: HTML, CSS (Bootstrap or custom styling)</w:t>
      </w:r>
    </w:p>
    <w:p w14:paraId="49100417" w14:textId="77777777" w:rsidR="003A17A2" w:rsidRPr="006632D8" w:rsidRDefault="003A17A2">
      <w:pPr>
        <w:pStyle w:val="Heading2"/>
        <w:rPr>
          <w:rFonts w:asciiTheme="minorHAnsi" w:hAnsiTheme="minorHAnsi" w:cstheme="minorHAnsi"/>
          <w:b/>
          <w:bCs/>
          <w:color w:val="000000" w:themeColor="text1"/>
          <w:sz w:val="36"/>
          <w:szCs w:val="36"/>
        </w:rPr>
      </w:pPr>
      <w:r w:rsidRPr="006632D8">
        <w:rPr>
          <w:rFonts w:asciiTheme="minorHAnsi" w:hAnsiTheme="minorHAnsi" w:cstheme="minorHAnsi"/>
          <w:b/>
          <w:bCs/>
          <w:color w:val="000000" w:themeColor="text1"/>
          <w:sz w:val="36"/>
          <w:szCs w:val="36"/>
        </w:rPr>
        <w:t>2.5 Design and Implementation Constraints:</w:t>
      </w:r>
    </w:p>
    <w:p w14:paraId="0679B988" w14:textId="77777777" w:rsidR="003A17A2" w:rsidRPr="00053A99" w:rsidRDefault="003A17A2">
      <w:pPr>
        <w:rPr>
          <w:sz w:val="32"/>
          <w:szCs w:val="32"/>
        </w:rPr>
      </w:pPr>
      <w:r w:rsidRPr="00F149D3">
        <w:rPr>
          <w:sz w:val="28"/>
          <w:szCs w:val="28"/>
        </w:rPr>
        <w:t xml:space="preserve">- </w:t>
      </w:r>
      <w:r w:rsidRPr="00053A99">
        <w:rPr>
          <w:sz w:val="32"/>
          <w:szCs w:val="32"/>
        </w:rPr>
        <w:t>Application must follow standard AQI calculations.</w:t>
      </w:r>
      <w:r w:rsidRPr="00053A99">
        <w:rPr>
          <w:sz w:val="32"/>
          <w:szCs w:val="32"/>
        </w:rPr>
        <w:br/>
        <w:t>- User input validation for numeric values is mandatory.</w:t>
      </w:r>
      <w:r w:rsidRPr="00053A99">
        <w:rPr>
          <w:sz w:val="32"/>
          <w:szCs w:val="32"/>
        </w:rPr>
        <w:br/>
        <w:t>- AQI categorization must match predefined government standards.</w:t>
      </w:r>
    </w:p>
    <w:p w14:paraId="06CF3B5A" w14:textId="77777777" w:rsidR="003A17A2" w:rsidRPr="00A269AD" w:rsidRDefault="003A17A2">
      <w:pPr>
        <w:pStyle w:val="Heading2"/>
        <w:rPr>
          <w:rFonts w:asciiTheme="minorHAnsi" w:hAnsiTheme="minorHAnsi" w:cstheme="minorHAnsi"/>
          <w:b/>
          <w:bCs/>
          <w:color w:val="000000" w:themeColor="text1"/>
          <w:sz w:val="36"/>
          <w:szCs w:val="36"/>
        </w:rPr>
      </w:pPr>
      <w:r w:rsidRPr="00A269AD">
        <w:rPr>
          <w:rFonts w:asciiTheme="minorHAnsi" w:hAnsiTheme="minorHAnsi" w:cstheme="minorHAnsi"/>
          <w:b/>
          <w:bCs/>
          <w:color w:val="000000" w:themeColor="text1"/>
          <w:sz w:val="36"/>
          <w:szCs w:val="36"/>
        </w:rPr>
        <w:lastRenderedPageBreak/>
        <w:t>2.6 Assumptions and Dependencies:</w:t>
      </w:r>
    </w:p>
    <w:p w14:paraId="57248DDD" w14:textId="77777777" w:rsidR="003A17A2" w:rsidRPr="00053A99" w:rsidRDefault="003A17A2">
      <w:pPr>
        <w:rPr>
          <w:sz w:val="32"/>
          <w:szCs w:val="32"/>
        </w:rPr>
      </w:pPr>
      <w:r w:rsidRPr="00F149D3">
        <w:rPr>
          <w:sz w:val="28"/>
          <w:szCs w:val="28"/>
        </w:rPr>
        <w:t xml:space="preserve">- </w:t>
      </w:r>
      <w:r w:rsidRPr="00053A99">
        <w:rPr>
          <w:sz w:val="32"/>
          <w:szCs w:val="32"/>
        </w:rPr>
        <w:t>Users will have stable internet or localhost access.</w:t>
      </w:r>
      <w:r w:rsidRPr="00053A99">
        <w:rPr>
          <w:sz w:val="32"/>
          <w:szCs w:val="32"/>
        </w:rPr>
        <w:br/>
        <w:t>- Inputs provided by users are real-time and accurate.</w:t>
      </w:r>
    </w:p>
    <w:p w14:paraId="30632A88" w14:textId="77777777" w:rsidR="003A17A2" w:rsidRPr="00A269AD" w:rsidRDefault="003A17A2">
      <w:pPr>
        <w:pStyle w:val="Heading1"/>
        <w:rPr>
          <w:rFonts w:asciiTheme="minorHAnsi" w:hAnsiTheme="minorHAnsi" w:cstheme="minorHAnsi"/>
          <w:b/>
          <w:bCs/>
          <w:color w:val="000000" w:themeColor="text1"/>
          <w:sz w:val="36"/>
          <w:szCs w:val="36"/>
        </w:rPr>
      </w:pPr>
      <w:r w:rsidRPr="00A269AD">
        <w:rPr>
          <w:rFonts w:asciiTheme="minorHAnsi" w:hAnsiTheme="minorHAnsi" w:cstheme="minorHAnsi"/>
          <w:b/>
          <w:bCs/>
          <w:color w:val="000000" w:themeColor="text1"/>
          <w:sz w:val="36"/>
          <w:szCs w:val="36"/>
        </w:rPr>
        <w:t>3. Specific Requirements</w:t>
      </w:r>
    </w:p>
    <w:p w14:paraId="676375AD" w14:textId="77777777" w:rsidR="003A17A2" w:rsidRPr="00A269AD" w:rsidRDefault="003A17A2">
      <w:pPr>
        <w:pStyle w:val="Heading2"/>
        <w:rPr>
          <w:rFonts w:asciiTheme="minorHAnsi" w:hAnsiTheme="minorHAnsi" w:cstheme="minorHAnsi"/>
          <w:b/>
          <w:bCs/>
          <w:color w:val="000000" w:themeColor="text1"/>
          <w:sz w:val="36"/>
          <w:szCs w:val="36"/>
        </w:rPr>
      </w:pPr>
      <w:r w:rsidRPr="00A269AD">
        <w:rPr>
          <w:rFonts w:asciiTheme="minorHAnsi" w:hAnsiTheme="minorHAnsi" w:cstheme="minorHAnsi"/>
          <w:b/>
          <w:bCs/>
          <w:color w:val="000000" w:themeColor="text1"/>
          <w:sz w:val="36"/>
          <w:szCs w:val="36"/>
        </w:rPr>
        <w:t>3.1 Functional Requirements:</w:t>
      </w:r>
    </w:p>
    <w:p w14:paraId="6DA6589E" w14:textId="77777777" w:rsidR="003A17A2" w:rsidRPr="00D35EEE" w:rsidRDefault="003A17A2">
      <w:pPr>
        <w:rPr>
          <w:sz w:val="28"/>
          <w:szCs w:val="28"/>
        </w:rPr>
      </w:pPr>
      <w:r w:rsidRPr="00F149D3">
        <w:rPr>
          <w:sz w:val="24"/>
          <w:szCs w:val="24"/>
        </w:rPr>
        <w:t xml:space="preserve">- </w:t>
      </w:r>
      <w:r w:rsidRPr="00053A99">
        <w:rPr>
          <w:sz w:val="32"/>
          <w:szCs w:val="32"/>
        </w:rPr>
        <w:t>FR1: The system shall allow users to input PM2.5, PM10, NO₂, SO₂, CO, and O₃ values.</w:t>
      </w:r>
      <w:r w:rsidRPr="00053A99">
        <w:rPr>
          <w:sz w:val="32"/>
          <w:szCs w:val="32"/>
        </w:rPr>
        <w:br/>
        <w:t>- FR2: The system shall validate the input to ensure they are numerical.</w:t>
      </w:r>
      <w:r w:rsidRPr="00053A99">
        <w:rPr>
          <w:sz w:val="32"/>
          <w:szCs w:val="32"/>
        </w:rPr>
        <w:br/>
        <w:t>- FR3: The system shall calculate AQI using standard calculation logic.</w:t>
      </w:r>
      <w:r w:rsidRPr="00053A99">
        <w:rPr>
          <w:sz w:val="32"/>
          <w:szCs w:val="32"/>
        </w:rPr>
        <w:br/>
        <w:t>- FR4: The system shall determine the air quality category based on AQI.</w:t>
      </w:r>
      <w:r w:rsidRPr="00053A99">
        <w:rPr>
          <w:sz w:val="32"/>
          <w:szCs w:val="32"/>
        </w:rPr>
        <w:br/>
        <w:t>- FR5: The system shall display AQI results and air quality category to users.</w:t>
      </w:r>
    </w:p>
    <w:p w14:paraId="21A29F62" w14:textId="77777777" w:rsidR="003A17A2" w:rsidRPr="000C244E" w:rsidRDefault="003A17A2">
      <w:pPr>
        <w:pStyle w:val="Heading2"/>
        <w:rPr>
          <w:rFonts w:asciiTheme="minorHAnsi" w:hAnsiTheme="minorHAnsi" w:cstheme="minorHAnsi"/>
          <w:b/>
          <w:bCs/>
          <w:color w:val="000000" w:themeColor="text1"/>
          <w:sz w:val="36"/>
          <w:szCs w:val="36"/>
        </w:rPr>
      </w:pPr>
      <w:r w:rsidRPr="000C244E">
        <w:rPr>
          <w:rFonts w:asciiTheme="minorHAnsi" w:hAnsiTheme="minorHAnsi" w:cstheme="minorHAnsi"/>
          <w:b/>
          <w:bCs/>
          <w:color w:val="000000" w:themeColor="text1"/>
          <w:sz w:val="36"/>
          <w:szCs w:val="36"/>
        </w:rPr>
        <w:t>3.2 Non-Functional Requirements:</w:t>
      </w:r>
    </w:p>
    <w:p w14:paraId="76C94159" w14:textId="77777777" w:rsidR="003A17A2" w:rsidRPr="00053A99" w:rsidRDefault="003A17A2">
      <w:pPr>
        <w:rPr>
          <w:sz w:val="32"/>
          <w:szCs w:val="32"/>
        </w:rPr>
      </w:pPr>
      <w:r w:rsidRPr="00F149D3">
        <w:rPr>
          <w:sz w:val="24"/>
          <w:szCs w:val="24"/>
        </w:rPr>
        <w:t xml:space="preserve">- </w:t>
      </w:r>
      <w:r w:rsidRPr="00053A99">
        <w:rPr>
          <w:sz w:val="32"/>
          <w:szCs w:val="32"/>
        </w:rPr>
        <w:t>NFR1: The system shall have a responsive UI.</w:t>
      </w:r>
      <w:r w:rsidRPr="00053A99">
        <w:rPr>
          <w:sz w:val="32"/>
          <w:szCs w:val="32"/>
        </w:rPr>
        <w:br/>
        <w:t>- NFR2: The system shall respond to inputs within 2 seconds.</w:t>
      </w:r>
      <w:r w:rsidRPr="00053A99">
        <w:rPr>
          <w:sz w:val="32"/>
          <w:szCs w:val="32"/>
        </w:rPr>
        <w:br/>
        <w:t>- NFR3: The system shall be available 99% of the time.</w:t>
      </w:r>
      <w:r w:rsidRPr="00053A99">
        <w:rPr>
          <w:sz w:val="32"/>
          <w:szCs w:val="32"/>
        </w:rPr>
        <w:br/>
        <w:t>- NFR4: The system should be easy to use and accessible to users with minimal technical knowledge.</w:t>
      </w:r>
    </w:p>
    <w:p w14:paraId="21DCEFDD" w14:textId="77777777" w:rsidR="003A17A2" w:rsidRPr="000C244E" w:rsidRDefault="003A17A2">
      <w:pPr>
        <w:pStyle w:val="Heading2"/>
        <w:rPr>
          <w:rFonts w:asciiTheme="minorHAnsi" w:hAnsiTheme="minorHAnsi" w:cstheme="minorHAnsi"/>
          <w:b/>
          <w:bCs/>
          <w:color w:val="000000" w:themeColor="text1"/>
          <w:sz w:val="36"/>
          <w:szCs w:val="36"/>
        </w:rPr>
      </w:pPr>
      <w:r w:rsidRPr="000C244E">
        <w:rPr>
          <w:rFonts w:asciiTheme="minorHAnsi" w:hAnsiTheme="minorHAnsi" w:cstheme="minorHAnsi"/>
          <w:b/>
          <w:bCs/>
          <w:color w:val="000000" w:themeColor="text1"/>
          <w:sz w:val="36"/>
          <w:szCs w:val="36"/>
        </w:rPr>
        <w:t>3.3 System Interfaces:</w:t>
      </w:r>
    </w:p>
    <w:p w14:paraId="33EAC6EE" w14:textId="77777777" w:rsidR="003A17A2" w:rsidRPr="00F149D3" w:rsidRDefault="003A17A2">
      <w:pPr>
        <w:rPr>
          <w:sz w:val="24"/>
          <w:szCs w:val="24"/>
        </w:rPr>
      </w:pPr>
      <w:r w:rsidRPr="00F149D3">
        <w:rPr>
          <w:sz w:val="24"/>
          <w:szCs w:val="24"/>
        </w:rPr>
        <w:t xml:space="preserve">- </w:t>
      </w:r>
      <w:r w:rsidRPr="00053A99">
        <w:rPr>
          <w:sz w:val="32"/>
          <w:szCs w:val="32"/>
        </w:rPr>
        <w:t>Web Interface (HTML Forms)</w:t>
      </w:r>
      <w:r w:rsidRPr="00053A99">
        <w:rPr>
          <w:sz w:val="32"/>
          <w:szCs w:val="32"/>
        </w:rPr>
        <w:br/>
        <w:t>- Flask Backend Server (for computation)</w:t>
      </w:r>
      <w:r w:rsidRPr="00D35EEE">
        <w:rPr>
          <w:sz w:val="28"/>
          <w:szCs w:val="28"/>
        </w:rPr>
        <w:br/>
      </w:r>
    </w:p>
    <w:p w14:paraId="50DE638A" w14:textId="77777777" w:rsidR="003A17A2" w:rsidRPr="005A3629" w:rsidRDefault="003A17A2">
      <w:pPr>
        <w:pStyle w:val="Heading2"/>
        <w:rPr>
          <w:rFonts w:asciiTheme="minorHAnsi" w:hAnsiTheme="minorHAnsi" w:cstheme="minorHAnsi"/>
          <w:b/>
          <w:bCs/>
          <w:color w:val="000000" w:themeColor="text1"/>
          <w:sz w:val="36"/>
          <w:szCs w:val="36"/>
        </w:rPr>
      </w:pPr>
      <w:r w:rsidRPr="005A3629">
        <w:rPr>
          <w:rFonts w:asciiTheme="minorHAnsi" w:hAnsiTheme="minorHAnsi" w:cstheme="minorHAnsi"/>
          <w:b/>
          <w:bCs/>
          <w:color w:val="000000" w:themeColor="text1"/>
          <w:sz w:val="36"/>
          <w:szCs w:val="36"/>
        </w:rPr>
        <w:t>3.4 Performance Requirements:</w:t>
      </w:r>
    </w:p>
    <w:p w14:paraId="7E9D7F1E" w14:textId="77777777" w:rsidR="003A17A2" w:rsidRPr="00053A99" w:rsidRDefault="003A17A2">
      <w:pPr>
        <w:rPr>
          <w:sz w:val="32"/>
          <w:szCs w:val="32"/>
        </w:rPr>
      </w:pPr>
      <w:r w:rsidRPr="00F149D3">
        <w:rPr>
          <w:sz w:val="24"/>
          <w:szCs w:val="24"/>
        </w:rPr>
        <w:t xml:space="preserve">- </w:t>
      </w:r>
      <w:r w:rsidRPr="00053A99">
        <w:rPr>
          <w:sz w:val="32"/>
          <w:szCs w:val="32"/>
        </w:rPr>
        <w:t>Maximum response time after form submission: 2 seconds.</w:t>
      </w:r>
      <w:r w:rsidRPr="00053A99">
        <w:rPr>
          <w:sz w:val="32"/>
          <w:szCs w:val="32"/>
        </w:rPr>
        <w:br/>
        <w:t>- Handle up to 100 simultaneous users locally.</w:t>
      </w:r>
    </w:p>
    <w:p w14:paraId="7B22A7DE" w14:textId="77777777" w:rsidR="003A17A2" w:rsidRPr="005A3629" w:rsidRDefault="003A17A2">
      <w:pPr>
        <w:pStyle w:val="Heading2"/>
        <w:rPr>
          <w:rFonts w:asciiTheme="minorHAnsi" w:hAnsiTheme="minorHAnsi" w:cstheme="minorHAnsi"/>
          <w:b/>
          <w:bCs/>
          <w:color w:val="000000" w:themeColor="text1"/>
          <w:sz w:val="36"/>
          <w:szCs w:val="36"/>
        </w:rPr>
      </w:pPr>
      <w:r w:rsidRPr="005A3629">
        <w:rPr>
          <w:rFonts w:asciiTheme="minorHAnsi" w:hAnsiTheme="minorHAnsi" w:cstheme="minorHAnsi"/>
          <w:b/>
          <w:bCs/>
          <w:color w:val="000000" w:themeColor="text1"/>
          <w:sz w:val="36"/>
          <w:szCs w:val="36"/>
        </w:rPr>
        <w:lastRenderedPageBreak/>
        <w:t>3.5 Security Requirements:</w:t>
      </w:r>
    </w:p>
    <w:p w14:paraId="7B8EE728" w14:textId="77777777" w:rsidR="003A17A2" w:rsidRPr="00053A99" w:rsidRDefault="003A17A2">
      <w:pPr>
        <w:rPr>
          <w:sz w:val="32"/>
          <w:szCs w:val="32"/>
        </w:rPr>
      </w:pPr>
      <w:r w:rsidRPr="00F149D3">
        <w:rPr>
          <w:sz w:val="24"/>
          <w:szCs w:val="24"/>
        </w:rPr>
        <w:t xml:space="preserve">- </w:t>
      </w:r>
      <w:r w:rsidRPr="00053A99">
        <w:rPr>
          <w:sz w:val="32"/>
          <w:szCs w:val="32"/>
        </w:rPr>
        <w:t>Basic input validation to prevent injection attacks.</w:t>
      </w:r>
      <w:r w:rsidRPr="00053A99">
        <w:rPr>
          <w:sz w:val="32"/>
          <w:szCs w:val="32"/>
        </w:rPr>
        <w:br/>
        <w:t>- Secure server hosting (for production environments).</w:t>
      </w:r>
    </w:p>
    <w:p w14:paraId="3446DEF2" w14:textId="48652C0D" w:rsidR="003A17A2" w:rsidRPr="005A3629" w:rsidRDefault="003A17A2">
      <w:pPr>
        <w:pStyle w:val="Heading1"/>
        <w:rPr>
          <w:rFonts w:asciiTheme="minorHAnsi" w:hAnsiTheme="minorHAnsi" w:cstheme="minorHAnsi"/>
          <w:b/>
          <w:bCs/>
          <w:color w:val="000000" w:themeColor="text1"/>
          <w:sz w:val="36"/>
          <w:szCs w:val="36"/>
        </w:rPr>
      </w:pPr>
      <w:r w:rsidRPr="005A3629">
        <w:rPr>
          <w:rFonts w:asciiTheme="minorHAnsi" w:hAnsiTheme="minorHAnsi" w:cstheme="minorHAnsi"/>
          <w:b/>
          <w:bCs/>
          <w:color w:val="000000" w:themeColor="text1"/>
          <w:sz w:val="36"/>
          <w:szCs w:val="36"/>
        </w:rPr>
        <w:t>4. Appendices</w:t>
      </w:r>
      <w:r w:rsidR="005A3629">
        <w:rPr>
          <w:rFonts w:asciiTheme="minorHAnsi" w:hAnsiTheme="minorHAnsi" w:cstheme="minorHAnsi"/>
          <w:b/>
          <w:bCs/>
          <w:color w:val="000000" w:themeColor="text1"/>
          <w:sz w:val="36"/>
          <w:szCs w:val="36"/>
        </w:rPr>
        <w:t>:</w:t>
      </w:r>
    </w:p>
    <w:p w14:paraId="1DE3B5AB" w14:textId="77777777" w:rsidR="003A17A2" w:rsidRPr="00F149D3" w:rsidRDefault="003A17A2">
      <w:pPr>
        <w:rPr>
          <w:sz w:val="24"/>
          <w:szCs w:val="24"/>
        </w:rPr>
      </w:pPr>
      <w:r w:rsidRPr="00053A99">
        <w:rPr>
          <w:sz w:val="32"/>
          <w:szCs w:val="32"/>
        </w:rPr>
        <w:t>A1: Air Quality Categories:</w:t>
      </w:r>
      <w:r w:rsidRPr="00053A99">
        <w:rPr>
          <w:sz w:val="32"/>
          <w:szCs w:val="32"/>
        </w:rPr>
        <w:br/>
        <w:t xml:space="preserve">  - 0-50: Good</w:t>
      </w:r>
      <w:r w:rsidRPr="00053A99">
        <w:rPr>
          <w:sz w:val="32"/>
          <w:szCs w:val="32"/>
        </w:rPr>
        <w:br/>
        <w:t xml:space="preserve">  - 51-100: Moderate</w:t>
      </w:r>
      <w:r w:rsidRPr="00053A99">
        <w:rPr>
          <w:sz w:val="32"/>
          <w:szCs w:val="32"/>
        </w:rPr>
        <w:br/>
        <w:t xml:space="preserve">  - 101-150: Unhealthy for Sensitive Groups</w:t>
      </w:r>
      <w:r w:rsidRPr="00053A99">
        <w:rPr>
          <w:sz w:val="32"/>
          <w:szCs w:val="32"/>
        </w:rPr>
        <w:br/>
        <w:t xml:space="preserve">  - 151-200: Unhealthy</w:t>
      </w:r>
      <w:r w:rsidRPr="00053A99">
        <w:rPr>
          <w:sz w:val="32"/>
          <w:szCs w:val="32"/>
        </w:rPr>
        <w:br/>
        <w:t xml:space="preserve">  - 201-300: Very Unhealthy</w:t>
      </w:r>
      <w:r w:rsidRPr="00053A99">
        <w:rPr>
          <w:sz w:val="32"/>
          <w:szCs w:val="32"/>
        </w:rPr>
        <w:br/>
        <w:t xml:space="preserve">  - 301-500: Hazardous</w:t>
      </w:r>
      <w:r w:rsidRPr="00053A99">
        <w:rPr>
          <w:sz w:val="32"/>
          <w:szCs w:val="32"/>
        </w:rPr>
        <w:br/>
      </w:r>
      <w:r w:rsidRPr="00F149D3">
        <w:rPr>
          <w:sz w:val="24"/>
          <w:szCs w:val="24"/>
        </w:rPr>
        <w:br/>
      </w:r>
    </w:p>
    <w:p w14:paraId="676B1738" w14:textId="77777777" w:rsidR="003A17A2" w:rsidRPr="00FB6E73" w:rsidRDefault="003A17A2" w:rsidP="00211C8F">
      <w:pPr>
        <w:jc w:val="right"/>
        <w:rPr>
          <w:sz w:val="44"/>
          <w:szCs w:val="44"/>
        </w:rPr>
      </w:pPr>
    </w:p>
    <w:p w14:paraId="60A40ACC" w14:textId="77777777" w:rsidR="007E1DBA" w:rsidRDefault="007E1DBA"/>
    <w:p w14:paraId="576504FC" w14:textId="77777777" w:rsidR="000F38CB" w:rsidRDefault="000F38CB"/>
    <w:p w14:paraId="2D309EBA" w14:textId="77777777" w:rsidR="000F38CB" w:rsidRDefault="000F38CB"/>
    <w:p w14:paraId="428C7AB8" w14:textId="77777777" w:rsidR="000F38CB" w:rsidRDefault="000F38CB"/>
    <w:p w14:paraId="740B5EF4" w14:textId="77777777" w:rsidR="000F38CB" w:rsidRDefault="000F38CB"/>
    <w:p w14:paraId="77497799" w14:textId="77777777" w:rsidR="000F38CB" w:rsidRDefault="000F38CB"/>
    <w:p w14:paraId="785496C4" w14:textId="77777777" w:rsidR="000F38CB" w:rsidRDefault="000F38CB"/>
    <w:p w14:paraId="1B49CA87" w14:textId="77777777" w:rsidR="000F38CB" w:rsidRDefault="000F38CB"/>
    <w:p w14:paraId="38710017" w14:textId="77777777" w:rsidR="00053A99" w:rsidRDefault="000F38CB">
      <w:pPr>
        <w:rPr>
          <w:rFonts w:ascii="Bahnschrift SemiBold" w:hAnsi="Bahnschrift SemiBold"/>
        </w:rPr>
      </w:pPr>
      <w:r w:rsidRPr="006B4125">
        <w:rPr>
          <w:rFonts w:ascii="Bahnschrift SemiBold" w:hAnsi="Bahnschrift SemiBold"/>
        </w:rPr>
        <w:t xml:space="preserve">                                 </w:t>
      </w:r>
      <w:r>
        <w:rPr>
          <w:rFonts w:ascii="Bahnschrift SemiBold" w:hAnsi="Bahnschrift SemiBold"/>
        </w:rPr>
        <w:t xml:space="preserve">    </w:t>
      </w:r>
    </w:p>
    <w:p w14:paraId="18B06F76" w14:textId="77777777" w:rsidR="00053A99" w:rsidRDefault="00053A99">
      <w:pPr>
        <w:rPr>
          <w:rFonts w:ascii="Bahnschrift SemiBold" w:hAnsi="Bahnschrift SemiBold"/>
        </w:rPr>
      </w:pPr>
    </w:p>
    <w:p w14:paraId="6D2402E6" w14:textId="77777777" w:rsidR="00053A99" w:rsidRDefault="00053A99">
      <w:pPr>
        <w:rPr>
          <w:rFonts w:ascii="Bahnschrift SemiBold" w:hAnsi="Bahnschrift SemiBold"/>
        </w:rPr>
      </w:pPr>
    </w:p>
    <w:p w14:paraId="473CE5FD" w14:textId="77777777" w:rsidR="00053A99" w:rsidRDefault="00053A99">
      <w:pPr>
        <w:rPr>
          <w:rFonts w:ascii="Bahnschrift SemiBold" w:hAnsi="Bahnschrift SemiBold"/>
        </w:rPr>
      </w:pPr>
    </w:p>
    <w:p w14:paraId="446A5B8D" w14:textId="77777777" w:rsidR="00053A99" w:rsidRDefault="00053A99">
      <w:pPr>
        <w:rPr>
          <w:rFonts w:ascii="Bahnschrift SemiBold" w:hAnsi="Bahnschrift SemiBold"/>
        </w:rPr>
      </w:pPr>
    </w:p>
    <w:p w14:paraId="23E6B326" w14:textId="77777777" w:rsidR="00053A99" w:rsidRDefault="00053A99">
      <w:pPr>
        <w:rPr>
          <w:rFonts w:ascii="Bahnschrift SemiBold" w:hAnsi="Bahnschrift SemiBold"/>
        </w:rPr>
      </w:pPr>
    </w:p>
    <w:p w14:paraId="3F3847D9" w14:textId="77777777" w:rsidR="00053A99" w:rsidRDefault="00053A99">
      <w:pPr>
        <w:rPr>
          <w:rFonts w:ascii="Bahnschrift SemiBold" w:hAnsi="Bahnschrift SemiBold"/>
        </w:rPr>
      </w:pPr>
    </w:p>
    <w:p w14:paraId="5FF6D43B" w14:textId="77777777" w:rsidR="00053A99" w:rsidRDefault="00053A99">
      <w:pPr>
        <w:rPr>
          <w:rFonts w:ascii="Bahnschrift SemiBold" w:hAnsi="Bahnschrift SemiBold"/>
        </w:rPr>
      </w:pPr>
    </w:p>
    <w:p w14:paraId="6CE1E9D2" w14:textId="67B613BD" w:rsidR="00053A99" w:rsidRPr="00B00258" w:rsidRDefault="009C54CB" w:rsidP="002E3AC1">
      <w:pPr>
        <w:jc w:val="center"/>
        <w:rPr>
          <w:rFonts w:cstheme="minorHAnsi"/>
          <w:b/>
          <w:bCs/>
          <w:sz w:val="52"/>
          <w:szCs w:val="52"/>
          <w:u w:val="single"/>
        </w:rPr>
      </w:pPr>
      <w:r w:rsidRPr="00B00258">
        <w:rPr>
          <w:rFonts w:cstheme="minorHAnsi"/>
          <w:b/>
          <w:bCs/>
          <w:sz w:val="52"/>
          <w:szCs w:val="52"/>
          <w:u w:val="single"/>
        </w:rPr>
        <w:lastRenderedPageBreak/>
        <w:t>DESIGN</w:t>
      </w:r>
    </w:p>
    <w:p w14:paraId="2CD63210" w14:textId="77777777" w:rsidR="00053A99" w:rsidRPr="005B1DFD" w:rsidRDefault="00053A99">
      <w:pPr>
        <w:rPr>
          <w:rFonts w:asciiTheme="majorHAnsi" w:hAnsiTheme="majorHAnsi" w:cstheme="majorHAnsi"/>
        </w:rPr>
      </w:pPr>
    </w:p>
    <w:p w14:paraId="55530CBD" w14:textId="4540A4B2" w:rsidR="000F38CB" w:rsidRPr="00B00258" w:rsidRDefault="00B00258" w:rsidP="00B00258">
      <w:pPr>
        <w:rPr>
          <w:rFonts w:cstheme="minorHAnsi"/>
          <w:sz w:val="40"/>
          <w:szCs w:val="40"/>
          <w:u w:val="thick"/>
        </w:rPr>
      </w:pPr>
      <w:r w:rsidRPr="00B00258">
        <w:rPr>
          <w:rFonts w:ascii="Segoe UI Symbol" w:hAnsi="Segoe UI Symbol" w:cs="Segoe UI Symbol"/>
          <w:b/>
          <w:bCs/>
          <w:sz w:val="40"/>
          <w:szCs w:val="40"/>
        </w:rPr>
        <w:t>➜</w:t>
      </w:r>
      <w:r w:rsidR="000F38CB" w:rsidRPr="00B00258">
        <w:rPr>
          <w:sz w:val="40"/>
          <w:szCs w:val="40"/>
        </w:rPr>
        <w:t xml:space="preserve"> </w:t>
      </w:r>
      <w:r w:rsidR="000F38CB" w:rsidRPr="00B00258">
        <w:rPr>
          <w:b/>
          <w:bCs/>
          <w:sz w:val="40"/>
          <w:szCs w:val="40"/>
          <w:u w:val="thick"/>
        </w:rPr>
        <w:t>AQI CALCULATOR (LEVEL 2 DFD)</w:t>
      </w:r>
    </w:p>
    <w:p w14:paraId="6E1C83ED" w14:textId="5BFB0F90" w:rsidR="000F38CB" w:rsidRPr="006B4125" w:rsidRDefault="00B00258">
      <w:pPr>
        <w:rPr>
          <w:sz w:val="36"/>
          <w:szCs w:val="36"/>
        </w:rPr>
      </w:pPr>
      <w:r>
        <w:rPr>
          <w:noProof/>
          <w:sz w:val="36"/>
          <w:szCs w:val="36"/>
        </w:rPr>
        <w:drawing>
          <wp:anchor distT="0" distB="0" distL="114300" distR="114300" simplePos="0" relativeHeight="251690496" behindDoc="0" locked="0" layoutInCell="1" allowOverlap="1" wp14:anchorId="56FE100F" wp14:editId="318EF8C0">
            <wp:simplePos x="0" y="0"/>
            <wp:positionH relativeFrom="margin">
              <wp:posOffset>-177800</wp:posOffset>
            </wp:positionH>
            <wp:positionV relativeFrom="margin">
              <wp:posOffset>1689100</wp:posOffset>
            </wp:positionV>
            <wp:extent cx="6081395" cy="6769100"/>
            <wp:effectExtent l="0" t="0" r="0" b="0"/>
            <wp:wrapSquare wrapText="bothSides"/>
            <wp:docPr id="182175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55843" name="Picture 1821755843"/>
                    <pic:cNvPicPr/>
                  </pic:nvPicPr>
                  <pic:blipFill>
                    <a:blip r:embed="rId31">
                      <a:extLst>
                        <a:ext uri="{28A0092B-C50C-407E-A947-70E740481C1C}">
                          <a14:useLocalDpi xmlns:a14="http://schemas.microsoft.com/office/drawing/2010/main" val="0"/>
                        </a:ext>
                      </a:extLst>
                    </a:blip>
                    <a:stretch>
                      <a:fillRect/>
                    </a:stretch>
                  </pic:blipFill>
                  <pic:spPr>
                    <a:xfrm>
                      <a:off x="0" y="0"/>
                      <a:ext cx="6081395" cy="6769100"/>
                    </a:xfrm>
                    <a:prstGeom prst="rect">
                      <a:avLst/>
                    </a:prstGeom>
                  </pic:spPr>
                </pic:pic>
              </a:graphicData>
            </a:graphic>
            <wp14:sizeRelV relativeFrom="margin">
              <wp14:pctHeight>0</wp14:pctHeight>
            </wp14:sizeRelV>
          </wp:anchor>
        </w:drawing>
      </w:r>
      <w:r w:rsidR="000F38CB">
        <w:rPr>
          <w:sz w:val="36"/>
          <w:szCs w:val="36"/>
        </w:rPr>
        <w:t xml:space="preserve">   </w:t>
      </w:r>
    </w:p>
    <w:p w14:paraId="783A5BF1" w14:textId="7B66FDCA" w:rsidR="000F38CB" w:rsidRDefault="000F38CB"/>
    <w:p w14:paraId="7B7F0C74" w14:textId="43B9DDC7" w:rsidR="00076C77" w:rsidRPr="00076C77" w:rsidRDefault="00076C77" w:rsidP="00076C77">
      <w:pPr>
        <w:pStyle w:val="Title"/>
        <w:jc w:val="center"/>
        <w:rPr>
          <w:u w:val="single"/>
        </w:rPr>
      </w:pPr>
      <w:r w:rsidRPr="00076C77">
        <w:rPr>
          <w:noProof/>
          <w:sz w:val="72"/>
          <w:szCs w:val="72"/>
          <w:u w:val="single"/>
        </w:rPr>
        <w:lastRenderedPageBreak/>
        <w:drawing>
          <wp:anchor distT="0" distB="0" distL="114300" distR="114300" simplePos="0" relativeHeight="251696640" behindDoc="0" locked="0" layoutInCell="1" allowOverlap="1" wp14:anchorId="4B0EB9C7" wp14:editId="3E816A03">
            <wp:simplePos x="0" y="0"/>
            <wp:positionH relativeFrom="margin">
              <wp:posOffset>-276225</wp:posOffset>
            </wp:positionH>
            <wp:positionV relativeFrom="margin">
              <wp:posOffset>466725</wp:posOffset>
            </wp:positionV>
            <wp:extent cx="6153150" cy="4067175"/>
            <wp:effectExtent l="0" t="0" r="0" b="9525"/>
            <wp:wrapSquare wrapText="bothSides"/>
            <wp:docPr id="758992468" name="Picture 75899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 1_12738.png"/>
                    <pic:cNvPicPr/>
                  </pic:nvPicPr>
                  <pic:blipFill>
                    <a:blip r:embed="rId32"/>
                    <a:stretch>
                      <a:fillRect/>
                    </a:stretch>
                  </pic:blipFill>
                  <pic:spPr>
                    <a:xfrm>
                      <a:off x="0" y="0"/>
                      <a:ext cx="6153150" cy="4067175"/>
                    </a:xfrm>
                    <a:prstGeom prst="rect">
                      <a:avLst/>
                    </a:prstGeom>
                  </pic:spPr>
                </pic:pic>
              </a:graphicData>
            </a:graphic>
            <wp14:sizeRelH relativeFrom="margin">
              <wp14:pctWidth>0</wp14:pctWidth>
            </wp14:sizeRelH>
            <wp14:sizeRelV relativeFrom="margin">
              <wp14:pctHeight>0</wp14:pctHeight>
            </wp14:sizeRelV>
          </wp:anchor>
        </w:drawing>
      </w:r>
      <w:r w:rsidRPr="00076C77">
        <w:rPr>
          <w:rFonts w:ascii="Calibri" w:hAnsi="Calibri"/>
          <w:b/>
          <w:sz w:val="36"/>
          <w:szCs w:val="72"/>
          <w:u w:val="single"/>
        </w:rPr>
        <w:t>Explanation of System Architecture of the Proposed System</w:t>
      </w:r>
    </w:p>
    <w:p w14:paraId="540DA611" w14:textId="7E099252" w:rsidR="00076C77" w:rsidRDefault="00076C77" w:rsidP="00076C77"/>
    <w:p w14:paraId="2AA8B19E" w14:textId="77777777" w:rsidR="00076C77" w:rsidRDefault="00076C77" w:rsidP="00076C77">
      <w:r>
        <w:t xml:space="preserve"> </w:t>
      </w:r>
    </w:p>
    <w:p w14:paraId="24B2D344" w14:textId="7A7B8BF1" w:rsidR="00076C77" w:rsidRPr="00076C77" w:rsidRDefault="00076C77" w:rsidP="00076C77">
      <w:pPr>
        <w:rPr>
          <w:sz w:val="32"/>
          <w:szCs w:val="32"/>
        </w:rPr>
      </w:pPr>
      <w:r w:rsidRPr="00076C77">
        <w:rPr>
          <w:sz w:val="32"/>
          <w:szCs w:val="32"/>
        </w:rPr>
        <w:t>The system architecture shown here, represents an intelligent framework designed for analyzing pollutant data and generating predictions using machine learning (ML) algorithms. This system is focused on leveraging both historical and real-time data to assist users in understanding environmental conditions and potential risks associated with air pollutants.</w:t>
      </w:r>
    </w:p>
    <w:p w14:paraId="7B5F9B83" w14:textId="77777777" w:rsidR="00076C77" w:rsidRPr="00076C77" w:rsidRDefault="00076C77" w:rsidP="00076C77">
      <w:pPr>
        <w:rPr>
          <w:sz w:val="32"/>
          <w:szCs w:val="32"/>
        </w:rPr>
      </w:pPr>
      <w:r w:rsidRPr="00076C77">
        <w:rPr>
          <w:rFonts w:cstheme="minorHAnsi"/>
          <w:b/>
          <w:bCs/>
          <w:sz w:val="32"/>
          <w:szCs w:val="32"/>
        </w:rPr>
        <w:t>1. People (Data Providers):</w:t>
      </w:r>
      <w:r w:rsidRPr="00076C77">
        <w:rPr>
          <w:rFonts w:asciiTheme="majorHAnsi" w:hAnsiTheme="majorHAnsi" w:cstheme="majorHAnsi"/>
          <w:b/>
          <w:bCs/>
          <w:sz w:val="32"/>
          <w:szCs w:val="32"/>
        </w:rPr>
        <w:br/>
      </w:r>
      <w:r w:rsidRPr="00076C77">
        <w:rPr>
          <w:sz w:val="32"/>
          <w:szCs w:val="32"/>
        </w:rPr>
        <w:t xml:space="preserve">   Individuals or field operators serve as the primary sources of data collection. They gather and submit relevant pollutant attribute data, such as particulate matter (PM2.5, PM10), nitrogen dioxide, sulfur dioxide, ozone levels, etc. These values reflect current environmental conditions and form the initial input to the system.</w:t>
      </w:r>
    </w:p>
    <w:p w14:paraId="1DDDD931" w14:textId="77777777" w:rsidR="00076C77" w:rsidRPr="00076C77" w:rsidRDefault="00076C77" w:rsidP="00076C77">
      <w:pPr>
        <w:rPr>
          <w:sz w:val="32"/>
          <w:szCs w:val="32"/>
        </w:rPr>
      </w:pPr>
      <w:r w:rsidRPr="00076C77">
        <w:rPr>
          <w:b/>
          <w:bCs/>
          <w:sz w:val="32"/>
          <w:szCs w:val="32"/>
        </w:rPr>
        <w:lastRenderedPageBreak/>
        <w:t>2. Input Information Collection:</w:t>
      </w:r>
      <w:r w:rsidRPr="00076C77">
        <w:rPr>
          <w:b/>
          <w:bCs/>
          <w:sz w:val="32"/>
          <w:szCs w:val="32"/>
        </w:rPr>
        <w:br/>
      </w:r>
      <w:r w:rsidRPr="00076C77">
        <w:rPr>
          <w:sz w:val="32"/>
          <w:szCs w:val="32"/>
        </w:rPr>
        <w:t xml:space="preserve">   The input information is digitized and transferred into the system through forms, sensors, or manual uploads. This component acts as the entry point for the system to ingest raw data from various external sources.</w:t>
      </w:r>
    </w:p>
    <w:p w14:paraId="62E1F627" w14:textId="77777777" w:rsidR="00076C77" w:rsidRPr="00076C77" w:rsidRDefault="00076C77" w:rsidP="00076C77">
      <w:pPr>
        <w:rPr>
          <w:sz w:val="32"/>
          <w:szCs w:val="32"/>
        </w:rPr>
      </w:pPr>
      <w:r w:rsidRPr="00076C77">
        <w:rPr>
          <w:b/>
          <w:bCs/>
          <w:sz w:val="32"/>
          <w:szCs w:val="32"/>
        </w:rPr>
        <w:t>3. Past Dataset Integration:</w:t>
      </w:r>
      <w:r w:rsidRPr="00076C77">
        <w:rPr>
          <w:b/>
          <w:bCs/>
          <w:sz w:val="32"/>
          <w:szCs w:val="32"/>
        </w:rPr>
        <w:br/>
      </w:r>
      <w:r w:rsidRPr="00076C77">
        <w:rPr>
          <w:sz w:val="32"/>
          <w:szCs w:val="32"/>
        </w:rPr>
        <w:t xml:space="preserve">   The system accesses historical datasets that contain previously recorded pollutant data, meteorological records, and prior prediction results. This dataset acts as the knowledge base for training and validating machine learning models.</w:t>
      </w:r>
    </w:p>
    <w:p w14:paraId="11AD2FB4" w14:textId="77777777" w:rsidR="00076C77" w:rsidRPr="00076C77" w:rsidRDefault="00076C77" w:rsidP="00076C77">
      <w:pPr>
        <w:rPr>
          <w:sz w:val="32"/>
          <w:szCs w:val="32"/>
        </w:rPr>
      </w:pPr>
      <w:r w:rsidRPr="00076C77">
        <w:rPr>
          <w:b/>
          <w:bCs/>
          <w:sz w:val="32"/>
          <w:szCs w:val="32"/>
        </w:rPr>
        <w:t>4. Meteorological Department Data:</w:t>
      </w:r>
      <w:r w:rsidRPr="00076C77">
        <w:rPr>
          <w:b/>
          <w:bCs/>
          <w:sz w:val="32"/>
          <w:szCs w:val="32"/>
        </w:rPr>
        <w:br/>
      </w:r>
      <w:r w:rsidRPr="00076C77">
        <w:rPr>
          <w:sz w:val="32"/>
          <w:szCs w:val="32"/>
        </w:rPr>
        <w:t xml:space="preserve">   To enhance prediction accuracy, climate and atmospheric information from meteorological departments—such as humidity, wind speed, rainfall, and temperature—is integrated into the system. These parameters help in identifying weather-dependent pollution patterns.</w:t>
      </w:r>
    </w:p>
    <w:p w14:paraId="3C0BD7B2" w14:textId="77777777" w:rsidR="00076C77" w:rsidRPr="00076C77" w:rsidRDefault="00076C77" w:rsidP="00076C77">
      <w:pPr>
        <w:rPr>
          <w:sz w:val="32"/>
          <w:szCs w:val="32"/>
        </w:rPr>
      </w:pPr>
      <w:r w:rsidRPr="00076C77">
        <w:rPr>
          <w:b/>
          <w:bCs/>
          <w:sz w:val="32"/>
          <w:szCs w:val="32"/>
        </w:rPr>
        <w:t>5. Data Pre-processing:</w:t>
      </w:r>
      <w:r w:rsidRPr="00076C77">
        <w:rPr>
          <w:sz w:val="32"/>
          <w:szCs w:val="32"/>
        </w:rPr>
        <w:br/>
        <w:t xml:space="preserve">   The collected data (both new and historical) undergoes pre-processing. This includes cleaning (removal of missing or inconsistent values), normalization, and transformation of attributes into a suitable format for model input. Pre-processing ensures data quality and model reliability.</w:t>
      </w:r>
    </w:p>
    <w:p w14:paraId="2D5E9032" w14:textId="77777777" w:rsidR="00076C77" w:rsidRPr="00076C77" w:rsidRDefault="00076C77" w:rsidP="00076C77">
      <w:pPr>
        <w:rPr>
          <w:sz w:val="32"/>
          <w:szCs w:val="32"/>
        </w:rPr>
      </w:pPr>
      <w:r w:rsidRPr="00076C77">
        <w:rPr>
          <w:b/>
          <w:bCs/>
          <w:sz w:val="32"/>
          <w:szCs w:val="32"/>
        </w:rPr>
        <w:t>6. Machine Learning Algorithm Comparison:</w:t>
      </w:r>
      <w:r w:rsidRPr="00076C77">
        <w:rPr>
          <w:b/>
          <w:bCs/>
          <w:sz w:val="32"/>
          <w:szCs w:val="32"/>
        </w:rPr>
        <w:br/>
      </w:r>
      <w:r w:rsidRPr="00076C77">
        <w:rPr>
          <w:sz w:val="32"/>
          <w:szCs w:val="32"/>
        </w:rPr>
        <w:t xml:space="preserve">   The system applies multiple ML algorithms (such as Random Forest, Support Vector Machine, Decision Trees, or Neural Networks) to the pre-processed dataset. Each algorithm's performance is evaluated using metrics like accuracy, precision, recall, and F1-score. The best-performing model is selected for prediction.</w:t>
      </w:r>
    </w:p>
    <w:p w14:paraId="1FCEA169" w14:textId="76EEFA97" w:rsidR="00076C77" w:rsidRPr="00076C77" w:rsidRDefault="00076C77" w:rsidP="00076C77">
      <w:pPr>
        <w:rPr>
          <w:sz w:val="32"/>
          <w:szCs w:val="32"/>
        </w:rPr>
      </w:pPr>
      <w:r w:rsidRPr="00076C77">
        <w:rPr>
          <w:b/>
          <w:bCs/>
          <w:sz w:val="32"/>
          <w:szCs w:val="32"/>
        </w:rPr>
        <w:t>7. Prediction Results:</w:t>
      </w:r>
      <w:r w:rsidRPr="00076C77">
        <w:rPr>
          <w:sz w:val="32"/>
          <w:szCs w:val="32"/>
        </w:rPr>
        <w:br/>
        <w:t xml:space="preserve">   The selected model generates predictions regarding pollutant </w:t>
      </w:r>
      <w:r w:rsidRPr="00076C77">
        <w:rPr>
          <w:sz w:val="32"/>
          <w:szCs w:val="32"/>
        </w:rPr>
        <w:lastRenderedPageBreak/>
        <w:t>behaviour or air quality levels. These results are then prepared for visualization and delivery to the end-user.</w:t>
      </w:r>
    </w:p>
    <w:p w14:paraId="55130B6A" w14:textId="77777777" w:rsidR="00076C77" w:rsidRPr="00076C77" w:rsidRDefault="00076C77" w:rsidP="00076C77">
      <w:pPr>
        <w:rPr>
          <w:sz w:val="32"/>
          <w:szCs w:val="32"/>
        </w:rPr>
      </w:pPr>
      <w:r w:rsidRPr="00076C77">
        <w:rPr>
          <w:b/>
          <w:bCs/>
          <w:sz w:val="32"/>
          <w:szCs w:val="32"/>
        </w:rPr>
        <w:t>8. Accuracy Selection and GUI Display:</w:t>
      </w:r>
      <w:r w:rsidRPr="00076C77">
        <w:rPr>
          <w:b/>
          <w:bCs/>
          <w:sz w:val="32"/>
          <w:szCs w:val="32"/>
        </w:rPr>
        <w:br/>
      </w:r>
      <w:r w:rsidRPr="00076C77">
        <w:rPr>
          <w:sz w:val="32"/>
          <w:szCs w:val="32"/>
        </w:rPr>
        <w:t xml:space="preserve">   The system provides an interactive Graphical User Interface (GUI) where users can view and compare the performance of different ML models. They can choose models based on accuracy and interpret the prediction results in a user-friendly format, such as graphs, tables, or alerts.</w:t>
      </w:r>
    </w:p>
    <w:p w14:paraId="56A9CC48" w14:textId="77777777" w:rsidR="00076C77" w:rsidRPr="00076C77" w:rsidRDefault="00076C77" w:rsidP="00076C77">
      <w:pPr>
        <w:rPr>
          <w:sz w:val="32"/>
          <w:szCs w:val="32"/>
        </w:rPr>
      </w:pPr>
      <w:r w:rsidRPr="00076C77">
        <w:rPr>
          <w:b/>
          <w:bCs/>
          <w:sz w:val="32"/>
          <w:szCs w:val="32"/>
        </w:rPr>
        <w:t>9. User Interaction and Feedback:</w:t>
      </w:r>
      <w:r w:rsidRPr="00076C77">
        <w:rPr>
          <w:b/>
          <w:bCs/>
          <w:sz w:val="32"/>
          <w:szCs w:val="32"/>
        </w:rPr>
        <w:br/>
      </w:r>
      <w:r w:rsidRPr="00076C77">
        <w:rPr>
          <w:sz w:val="32"/>
          <w:szCs w:val="32"/>
        </w:rPr>
        <w:t xml:space="preserve">   Finally, users receive the prediction outcomes and insights through the GUI. They may use this information for environmental monitoring, decision-making, or taking preventive actions against pollution-related hazards. The system also supports iterative improvements based on user feedback.</w:t>
      </w:r>
    </w:p>
    <w:p w14:paraId="75BE307E" w14:textId="16A9E828" w:rsidR="00E6142C" w:rsidRPr="00076C77" w:rsidRDefault="00E6142C">
      <w:pPr>
        <w:rPr>
          <w:sz w:val="32"/>
          <w:szCs w:val="32"/>
        </w:rPr>
      </w:pPr>
    </w:p>
    <w:p w14:paraId="3E808CD2" w14:textId="555924DA" w:rsidR="000F38CB" w:rsidRDefault="00E6142C">
      <w:r>
        <w:br w:type="page"/>
      </w:r>
    </w:p>
    <w:p w14:paraId="7A121725" w14:textId="5790DC0A" w:rsidR="000F38CB" w:rsidRPr="0088498D" w:rsidRDefault="006B285B" w:rsidP="006B285B">
      <w:pPr>
        <w:jc w:val="center"/>
        <w:rPr>
          <w:rFonts w:cstheme="minorHAnsi"/>
          <w:b/>
          <w:bCs/>
          <w:sz w:val="44"/>
          <w:szCs w:val="44"/>
          <w:u w:val="single"/>
        </w:rPr>
      </w:pPr>
      <w:r w:rsidRPr="0088498D">
        <w:rPr>
          <w:rFonts w:cstheme="minorHAnsi"/>
          <w:b/>
          <w:bCs/>
          <w:sz w:val="44"/>
          <w:szCs w:val="44"/>
          <w:u w:val="single"/>
        </w:rPr>
        <w:lastRenderedPageBreak/>
        <w:t>CODING</w:t>
      </w:r>
    </w:p>
    <w:p w14:paraId="2522A8EC" w14:textId="77777777" w:rsidR="000F38CB" w:rsidRPr="004D5155" w:rsidRDefault="000F38CB" w:rsidP="00CD6699">
      <w:pPr>
        <w:widowControl w:val="0"/>
        <w:tabs>
          <w:tab w:val="left" w:pos="326"/>
        </w:tabs>
        <w:autoSpaceDE w:val="0"/>
        <w:autoSpaceDN w:val="0"/>
        <w:spacing w:before="80" w:after="0" w:line="240" w:lineRule="auto"/>
        <w:ind w:left="-1"/>
        <w:jc w:val="center"/>
        <w:rPr>
          <w:rFonts w:cstheme="minorHAnsi"/>
          <w:b/>
          <w:bCs/>
          <w:sz w:val="44"/>
          <w:szCs w:val="36"/>
          <w:u w:val="single"/>
        </w:rPr>
      </w:pPr>
      <w:r w:rsidRPr="004D5155">
        <w:rPr>
          <w:rFonts w:cstheme="minorHAnsi"/>
          <w:b/>
          <w:bCs/>
          <w:sz w:val="44"/>
          <w:szCs w:val="36"/>
          <w:u w:val="single"/>
        </w:rPr>
        <w:t>Data</w:t>
      </w:r>
      <w:r w:rsidRPr="004D5155">
        <w:rPr>
          <w:rFonts w:cstheme="minorHAnsi"/>
          <w:b/>
          <w:bCs/>
          <w:spacing w:val="-8"/>
          <w:sz w:val="44"/>
          <w:szCs w:val="36"/>
          <w:u w:val="single"/>
        </w:rPr>
        <w:t xml:space="preserve"> </w:t>
      </w:r>
      <w:r w:rsidRPr="004D5155">
        <w:rPr>
          <w:rFonts w:cstheme="minorHAnsi"/>
          <w:b/>
          <w:bCs/>
          <w:sz w:val="44"/>
          <w:szCs w:val="36"/>
          <w:u w:val="single"/>
        </w:rPr>
        <w:t>Preprocessing</w:t>
      </w:r>
      <w:r w:rsidRPr="004D5155">
        <w:rPr>
          <w:rFonts w:cstheme="minorHAnsi"/>
          <w:b/>
          <w:bCs/>
          <w:spacing w:val="-4"/>
          <w:sz w:val="44"/>
          <w:szCs w:val="36"/>
          <w:u w:val="single"/>
        </w:rPr>
        <w:t xml:space="preserve"> </w:t>
      </w:r>
      <w:r w:rsidRPr="004D5155">
        <w:rPr>
          <w:rFonts w:cstheme="minorHAnsi"/>
          <w:b/>
          <w:bCs/>
          <w:sz w:val="44"/>
          <w:szCs w:val="36"/>
          <w:u w:val="single"/>
        </w:rPr>
        <w:t>and</w:t>
      </w:r>
      <w:r w:rsidRPr="004D5155">
        <w:rPr>
          <w:rFonts w:cstheme="minorHAnsi"/>
          <w:b/>
          <w:bCs/>
          <w:spacing w:val="-4"/>
          <w:sz w:val="44"/>
          <w:szCs w:val="36"/>
          <w:u w:val="single"/>
        </w:rPr>
        <w:t xml:space="preserve"> </w:t>
      </w:r>
      <w:r w:rsidRPr="004D5155">
        <w:rPr>
          <w:rFonts w:cstheme="minorHAnsi"/>
          <w:b/>
          <w:bCs/>
          <w:sz w:val="44"/>
          <w:szCs w:val="36"/>
          <w:u w:val="single"/>
        </w:rPr>
        <w:t>Cleaning-Air</w:t>
      </w:r>
      <w:r w:rsidRPr="004D5155">
        <w:rPr>
          <w:rFonts w:cstheme="minorHAnsi"/>
          <w:b/>
          <w:bCs/>
          <w:spacing w:val="-4"/>
          <w:sz w:val="44"/>
          <w:szCs w:val="36"/>
          <w:u w:val="single"/>
        </w:rPr>
        <w:t xml:space="preserve"> </w:t>
      </w:r>
      <w:r w:rsidRPr="004D5155">
        <w:rPr>
          <w:rFonts w:cstheme="minorHAnsi"/>
          <w:b/>
          <w:bCs/>
          <w:sz w:val="44"/>
          <w:szCs w:val="36"/>
          <w:u w:val="single"/>
        </w:rPr>
        <w:t>Quality</w:t>
      </w:r>
      <w:r w:rsidRPr="004D5155">
        <w:rPr>
          <w:rFonts w:cstheme="minorHAnsi"/>
          <w:b/>
          <w:bCs/>
          <w:spacing w:val="-3"/>
          <w:sz w:val="44"/>
          <w:szCs w:val="36"/>
          <w:u w:val="single"/>
        </w:rPr>
        <w:t xml:space="preserve"> </w:t>
      </w:r>
      <w:r w:rsidRPr="004D5155">
        <w:rPr>
          <w:rFonts w:cstheme="minorHAnsi"/>
          <w:b/>
          <w:bCs/>
          <w:spacing w:val="-2"/>
          <w:sz w:val="44"/>
          <w:szCs w:val="36"/>
          <w:u w:val="single"/>
        </w:rPr>
        <w:t>Dataset</w:t>
      </w:r>
    </w:p>
    <w:p w14:paraId="3DB73BFA" w14:textId="46ECE70F" w:rsidR="000F38CB" w:rsidRPr="00CD6699" w:rsidRDefault="00786ED0" w:rsidP="000F38CB">
      <w:pPr>
        <w:pStyle w:val="ListParagraph"/>
        <w:widowControl w:val="0"/>
        <w:numPr>
          <w:ilvl w:val="1"/>
          <w:numId w:val="12"/>
        </w:numPr>
        <w:tabs>
          <w:tab w:val="left" w:pos="719"/>
        </w:tabs>
        <w:autoSpaceDE w:val="0"/>
        <w:autoSpaceDN w:val="0"/>
        <w:spacing w:before="218" w:after="0" w:line="240" w:lineRule="auto"/>
        <w:ind w:left="719" w:hanging="359"/>
        <w:contextualSpacing w:val="0"/>
        <w:rPr>
          <w:rFonts w:cstheme="minorHAnsi"/>
          <w:b/>
          <w:bCs/>
          <w:sz w:val="24"/>
        </w:rPr>
      </w:pPr>
      <w:r w:rsidRPr="00CD6699">
        <w:rPr>
          <w:rFonts w:cstheme="minorHAnsi"/>
          <w:b/>
          <w:bCs/>
          <w:noProof/>
          <w:sz w:val="36"/>
          <w:szCs w:val="32"/>
        </w:rPr>
        <w:drawing>
          <wp:anchor distT="0" distB="0" distL="0" distR="0" simplePos="0" relativeHeight="251629056" behindDoc="1" locked="0" layoutInCell="1" allowOverlap="1" wp14:anchorId="17763EC5" wp14:editId="017DC9CA">
            <wp:simplePos x="0" y="0"/>
            <wp:positionH relativeFrom="page">
              <wp:posOffset>1304925</wp:posOffset>
            </wp:positionH>
            <wp:positionV relativeFrom="paragraph">
              <wp:posOffset>530225</wp:posOffset>
            </wp:positionV>
            <wp:extent cx="3119120" cy="1504950"/>
            <wp:effectExtent l="0" t="0" r="508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3" cstate="print"/>
                    <a:stretch>
                      <a:fillRect/>
                    </a:stretch>
                  </pic:blipFill>
                  <pic:spPr>
                    <a:xfrm>
                      <a:off x="0" y="0"/>
                      <a:ext cx="3119120" cy="1504950"/>
                    </a:xfrm>
                    <a:prstGeom prst="rect">
                      <a:avLst/>
                    </a:prstGeom>
                  </pic:spPr>
                </pic:pic>
              </a:graphicData>
            </a:graphic>
            <wp14:sizeRelH relativeFrom="margin">
              <wp14:pctWidth>0</wp14:pctWidth>
            </wp14:sizeRelH>
            <wp14:sizeRelV relativeFrom="margin">
              <wp14:pctHeight>0</wp14:pctHeight>
            </wp14:sizeRelV>
          </wp:anchor>
        </w:drawing>
      </w:r>
      <w:r w:rsidR="000F38CB" w:rsidRPr="00CD6699">
        <w:rPr>
          <w:rFonts w:cstheme="minorHAnsi"/>
          <w:b/>
          <w:bCs/>
          <w:sz w:val="36"/>
          <w:szCs w:val="32"/>
        </w:rPr>
        <w:t>Importing</w:t>
      </w:r>
      <w:r w:rsidR="000F38CB" w:rsidRPr="00CD6699">
        <w:rPr>
          <w:rFonts w:cstheme="minorHAnsi"/>
          <w:b/>
          <w:bCs/>
          <w:spacing w:val="-2"/>
          <w:sz w:val="36"/>
          <w:szCs w:val="32"/>
        </w:rPr>
        <w:t xml:space="preserve"> </w:t>
      </w:r>
      <w:r w:rsidR="000F38CB" w:rsidRPr="00CD6699">
        <w:rPr>
          <w:rFonts w:cstheme="minorHAnsi"/>
          <w:b/>
          <w:bCs/>
          <w:sz w:val="36"/>
          <w:szCs w:val="32"/>
        </w:rPr>
        <w:t xml:space="preserve">Required </w:t>
      </w:r>
      <w:r w:rsidR="000F38CB" w:rsidRPr="00CD6699">
        <w:rPr>
          <w:rFonts w:cstheme="minorHAnsi"/>
          <w:b/>
          <w:bCs/>
          <w:spacing w:val="-2"/>
          <w:sz w:val="36"/>
          <w:szCs w:val="32"/>
        </w:rPr>
        <w:t>Libraries</w:t>
      </w:r>
    </w:p>
    <w:p w14:paraId="53FA9EB4" w14:textId="77777777" w:rsidR="00786ED0" w:rsidRDefault="00786ED0">
      <w:pPr>
        <w:pStyle w:val="BodyText"/>
        <w:spacing w:before="107"/>
        <w:ind w:left="720"/>
      </w:pPr>
    </w:p>
    <w:p w14:paraId="3984C248" w14:textId="36396C40" w:rsidR="000F38CB" w:rsidRPr="00786ED0" w:rsidRDefault="000F38CB">
      <w:pPr>
        <w:pStyle w:val="BodyText"/>
        <w:spacing w:before="107"/>
        <w:ind w:left="720"/>
        <w:rPr>
          <w:sz w:val="32"/>
          <w:szCs w:val="32"/>
        </w:rPr>
      </w:pPr>
      <w:r w:rsidRPr="00786ED0">
        <w:rPr>
          <w:sz w:val="32"/>
          <w:szCs w:val="32"/>
        </w:rPr>
        <w:t>This</w:t>
      </w:r>
      <w:r w:rsidRPr="00786ED0">
        <w:rPr>
          <w:spacing w:val="-5"/>
          <w:sz w:val="32"/>
          <w:szCs w:val="32"/>
        </w:rPr>
        <w:t xml:space="preserve"> </w:t>
      </w:r>
      <w:r w:rsidRPr="00786ED0">
        <w:rPr>
          <w:sz w:val="32"/>
          <w:szCs w:val="32"/>
        </w:rPr>
        <w:t>block</w:t>
      </w:r>
      <w:r w:rsidRPr="00786ED0">
        <w:rPr>
          <w:spacing w:val="-4"/>
          <w:sz w:val="32"/>
          <w:szCs w:val="32"/>
        </w:rPr>
        <w:t xml:space="preserve"> </w:t>
      </w:r>
      <w:r w:rsidRPr="00786ED0">
        <w:rPr>
          <w:sz w:val="32"/>
          <w:szCs w:val="32"/>
        </w:rPr>
        <w:t>imports</w:t>
      </w:r>
      <w:r w:rsidRPr="00786ED0">
        <w:rPr>
          <w:spacing w:val="-3"/>
          <w:sz w:val="32"/>
          <w:szCs w:val="32"/>
        </w:rPr>
        <w:t xml:space="preserve"> </w:t>
      </w:r>
      <w:r w:rsidRPr="00786ED0">
        <w:rPr>
          <w:sz w:val="32"/>
          <w:szCs w:val="32"/>
        </w:rPr>
        <w:t>essential</w:t>
      </w:r>
      <w:r w:rsidRPr="00786ED0">
        <w:rPr>
          <w:spacing w:val="-1"/>
          <w:sz w:val="32"/>
          <w:szCs w:val="32"/>
        </w:rPr>
        <w:t xml:space="preserve"> </w:t>
      </w:r>
      <w:r w:rsidRPr="00786ED0">
        <w:rPr>
          <w:sz w:val="32"/>
          <w:szCs w:val="32"/>
        </w:rPr>
        <w:t>Python</w:t>
      </w:r>
      <w:r w:rsidRPr="00786ED0">
        <w:rPr>
          <w:spacing w:val="-4"/>
          <w:sz w:val="32"/>
          <w:szCs w:val="32"/>
        </w:rPr>
        <w:t xml:space="preserve"> </w:t>
      </w:r>
      <w:r w:rsidRPr="00786ED0">
        <w:rPr>
          <w:spacing w:val="-2"/>
          <w:sz w:val="32"/>
          <w:szCs w:val="32"/>
        </w:rPr>
        <w:t>libraries:</w:t>
      </w:r>
    </w:p>
    <w:p w14:paraId="351E238A" w14:textId="77777777" w:rsidR="000F38CB" w:rsidRPr="00786ED0" w:rsidRDefault="000F38CB">
      <w:pPr>
        <w:pStyle w:val="BodyText"/>
        <w:spacing w:before="46"/>
        <w:ind w:left="720"/>
        <w:rPr>
          <w:sz w:val="32"/>
          <w:szCs w:val="32"/>
        </w:rPr>
      </w:pPr>
      <w:r w:rsidRPr="00786ED0">
        <w:rPr>
          <w:sz w:val="32"/>
          <w:szCs w:val="32"/>
        </w:rPr>
        <w:t>•numpy</w:t>
      </w:r>
      <w:r w:rsidRPr="00786ED0">
        <w:rPr>
          <w:spacing w:val="-5"/>
          <w:sz w:val="32"/>
          <w:szCs w:val="32"/>
        </w:rPr>
        <w:t xml:space="preserve"> </w:t>
      </w:r>
      <w:r w:rsidRPr="00786ED0">
        <w:rPr>
          <w:sz w:val="32"/>
          <w:szCs w:val="32"/>
        </w:rPr>
        <w:t>is</w:t>
      </w:r>
      <w:r w:rsidRPr="00786ED0">
        <w:rPr>
          <w:spacing w:val="-6"/>
          <w:sz w:val="32"/>
          <w:szCs w:val="32"/>
        </w:rPr>
        <w:t xml:space="preserve"> </w:t>
      </w:r>
      <w:r w:rsidRPr="00786ED0">
        <w:rPr>
          <w:sz w:val="32"/>
          <w:szCs w:val="32"/>
        </w:rPr>
        <w:t>used</w:t>
      </w:r>
      <w:r w:rsidRPr="00786ED0">
        <w:rPr>
          <w:spacing w:val="-3"/>
          <w:sz w:val="32"/>
          <w:szCs w:val="32"/>
        </w:rPr>
        <w:t xml:space="preserve"> </w:t>
      </w:r>
      <w:r w:rsidRPr="00786ED0">
        <w:rPr>
          <w:sz w:val="32"/>
          <w:szCs w:val="32"/>
        </w:rPr>
        <w:t>for</w:t>
      </w:r>
      <w:r w:rsidRPr="00786ED0">
        <w:rPr>
          <w:spacing w:val="-5"/>
          <w:sz w:val="32"/>
          <w:szCs w:val="32"/>
        </w:rPr>
        <w:t xml:space="preserve"> </w:t>
      </w:r>
      <w:r w:rsidRPr="00786ED0">
        <w:rPr>
          <w:sz w:val="32"/>
          <w:szCs w:val="32"/>
        </w:rPr>
        <w:t>numerical</w:t>
      </w:r>
      <w:r w:rsidRPr="00786ED0">
        <w:rPr>
          <w:spacing w:val="-3"/>
          <w:sz w:val="32"/>
          <w:szCs w:val="32"/>
        </w:rPr>
        <w:t xml:space="preserve"> </w:t>
      </w:r>
      <w:r w:rsidRPr="00786ED0">
        <w:rPr>
          <w:spacing w:val="-2"/>
          <w:sz w:val="32"/>
          <w:szCs w:val="32"/>
        </w:rPr>
        <w:t>operations.</w:t>
      </w:r>
    </w:p>
    <w:p w14:paraId="604647BD" w14:textId="77777777" w:rsidR="000F38CB" w:rsidRPr="00786ED0" w:rsidRDefault="000F38CB">
      <w:pPr>
        <w:pStyle w:val="BodyText"/>
        <w:spacing w:before="48"/>
        <w:ind w:left="720"/>
        <w:rPr>
          <w:sz w:val="32"/>
          <w:szCs w:val="32"/>
        </w:rPr>
      </w:pPr>
      <w:r w:rsidRPr="00786ED0">
        <w:rPr>
          <w:sz w:val="32"/>
          <w:szCs w:val="32"/>
        </w:rPr>
        <w:t>•pandas</w:t>
      </w:r>
      <w:r w:rsidRPr="00786ED0">
        <w:rPr>
          <w:spacing w:val="-6"/>
          <w:sz w:val="32"/>
          <w:szCs w:val="32"/>
        </w:rPr>
        <w:t xml:space="preserve"> </w:t>
      </w:r>
      <w:r w:rsidRPr="00786ED0">
        <w:rPr>
          <w:sz w:val="32"/>
          <w:szCs w:val="32"/>
        </w:rPr>
        <w:t>are</w:t>
      </w:r>
      <w:r w:rsidRPr="00786ED0">
        <w:rPr>
          <w:spacing w:val="-6"/>
          <w:sz w:val="32"/>
          <w:szCs w:val="32"/>
        </w:rPr>
        <w:t xml:space="preserve"> </w:t>
      </w:r>
      <w:r w:rsidRPr="00786ED0">
        <w:rPr>
          <w:sz w:val="32"/>
          <w:szCs w:val="32"/>
        </w:rPr>
        <w:t>crucial</w:t>
      </w:r>
      <w:r w:rsidRPr="00786ED0">
        <w:rPr>
          <w:spacing w:val="-5"/>
          <w:sz w:val="32"/>
          <w:szCs w:val="32"/>
        </w:rPr>
        <w:t xml:space="preserve"> </w:t>
      </w:r>
      <w:r w:rsidRPr="00786ED0">
        <w:rPr>
          <w:sz w:val="32"/>
          <w:szCs w:val="32"/>
        </w:rPr>
        <w:t>for</w:t>
      </w:r>
      <w:r w:rsidRPr="00786ED0">
        <w:rPr>
          <w:spacing w:val="-8"/>
          <w:sz w:val="32"/>
          <w:szCs w:val="32"/>
        </w:rPr>
        <w:t xml:space="preserve"> </w:t>
      </w:r>
      <w:r w:rsidRPr="00786ED0">
        <w:rPr>
          <w:sz w:val="32"/>
          <w:szCs w:val="32"/>
        </w:rPr>
        <w:t>data</w:t>
      </w:r>
      <w:r w:rsidRPr="00786ED0">
        <w:rPr>
          <w:spacing w:val="-6"/>
          <w:sz w:val="32"/>
          <w:szCs w:val="32"/>
        </w:rPr>
        <w:t xml:space="preserve"> </w:t>
      </w:r>
      <w:r w:rsidRPr="00786ED0">
        <w:rPr>
          <w:sz w:val="32"/>
          <w:szCs w:val="32"/>
        </w:rPr>
        <w:t>manipulation</w:t>
      </w:r>
      <w:r w:rsidRPr="00786ED0">
        <w:rPr>
          <w:spacing w:val="-6"/>
          <w:sz w:val="32"/>
          <w:szCs w:val="32"/>
        </w:rPr>
        <w:t xml:space="preserve"> </w:t>
      </w:r>
      <w:r w:rsidRPr="00786ED0">
        <w:rPr>
          <w:sz w:val="32"/>
          <w:szCs w:val="32"/>
        </w:rPr>
        <w:t>and</w:t>
      </w:r>
      <w:r w:rsidRPr="00786ED0">
        <w:rPr>
          <w:spacing w:val="-7"/>
          <w:sz w:val="32"/>
          <w:szCs w:val="32"/>
        </w:rPr>
        <w:t xml:space="preserve"> </w:t>
      </w:r>
      <w:r w:rsidRPr="00786ED0">
        <w:rPr>
          <w:spacing w:val="-2"/>
          <w:sz w:val="32"/>
          <w:szCs w:val="32"/>
        </w:rPr>
        <w:t>analysis.</w:t>
      </w:r>
    </w:p>
    <w:p w14:paraId="033AF900" w14:textId="77777777" w:rsidR="000F38CB" w:rsidRPr="00786ED0" w:rsidRDefault="000F38CB">
      <w:pPr>
        <w:pStyle w:val="BodyText"/>
        <w:spacing w:before="46"/>
        <w:ind w:left="720"/>
        <w:rPr>
          <w:sz w:val="32"/>
          <w:szCs w:val="32"/>
        </w:rPr>
      </w:pPr>
      <w:r w:rsidRPr="00786ED0">
        <w:rPr>
          <w:sz w:val="32"/>
          <w:szCs w:val="32"/>
        </w:rPr>
        <w:t>•seaborn</w:t>
      </w:r>
      <w:r w:rsidRPr="00786ED0">
        <w:rPr>
          <w:spacing w:val="-7"/>
          <w:sz w:val="32"/>
          <w:szCs w:val="32"/>
        </w:rPr>
        <w:t xml:space="preserve"> </w:t>
      </w:r>
      <w:r w:rsidRPr="00786ED0">
        <w:rPr>
          <w:sz w:val="32"/>
          <w:szCs w:val="32"/>
        </w:rPr>
        <w:t>is</w:t>
      </w:r>
      <w:r w:rsidRPr="00786ED0">
        <w:rPr>
          <w:spacing w:val="-9"/>
          <w:sz w:val="32"/>
          <w:szCs w:val="32"/>
        </w:rPr>
        <w:t xml:space="preserve"> </w:t>
      </w:r>
      <w:r w:rsidRPr="00786ED0">
        <w:rPr>
          <w:sz w:val="32"/>
          <w:szCs w:val="32"/>
        </w:rPr>
        <w:t>used</w:t>
      </w:r>
      <w:r w:rsidRPr="00786ED0">
        <w:rPr>
          <w:spacing w:val="-8"/>
          <w:sz w:val="32"/>
          <w:szCs w:val="32"/>
        </w:rPr>
        <w:t xml:space="preserve"> </w:t>
      </w:r>
      <w:r w:rsidRPr="00786ED0">
        <w:rPr>
          <w:sz w:val="32"/>
          <w:szCs w:val="32"/>
        </w:rPr>
        <w:t>for</w:t>
      </w:r>
      <w:r w:rsidRPr="00786ED0">
        <w:rPr>
          <w:spacing w:val="-6"/>
          <w:sz w:val="32"/>
          <w:szCs w:val="32"/>
        </w:rPr>
        <w:t xml:space="preserve"> </w:t>
      </w:r>
      <w:r w:rsidRPr="00786ED0">
        <w:rPr>
          <w:sz w:val="32"/>
          <w:szCs w:val="32"/>
        </w:rPr>
        <w:t>statistical</w:t>
      </w:r>
      <w:r w:rsidRPr="00786ED0">
        <w:rPr>
          <w:spacing w:val="-7"/>
          <w:sz w:val="32"/>
          <w:szCs w:val="32"/>
        </w:rPr>
        <w:t xml:space="preserve"> </w:t>
      </w:r>
      <w:r w:rsidRPr="00786ED0">
        <w:rPr>
          <w:sz w:val="32"/>
          <w:szCs w:val="32"/>
        </w:rPr>
        <w:t>data</w:t>
      </w:r>
      <w:r w:rsidRPr="00786ED0">
        <w:rPr>
          <w:spacing w:val="-7"/>
          <w:sz w:val="32"/>
          <w:szCs w:val="32"/>
        </w:rPr>
        <w:t xml:space="preserve"> </w:t>
      </w:r>
      <w:r w:rsidRPr="00786ED0">
        <w:rPr>
          <w:spacing w:val="-2"/>
          <w:sz w:val="32"/>
          <w:szCs w:val="32"/>
        </w:rPr>
        <w:t>visualization.</w:t>
      </w:r>
    </w:p>
    <w:p w14:paraId="086F3897" w14:textId="0FCF6A7A" w:rsidR="000F38CB" w:rsidRPr="00900EB4" w:rsidRDefault="00900EB4" w:rsidP="00900EB4">
      <w:pPr>
        <w:widowControl w:val="0"/>
        <w:tabs>
          <w:tab w:val="left" w:pos="839"/>
        </w:tabs>
        <w:autoSpaceDE w:val="0"/>
        <w:autoSpaceDN w:val="0"/>
        <w:spacing w:before="45" w:after="0" w:line="240" w:lineRule="auto"/>
        <w:ind w:left="360"/>
        <w:rPr>
          <w:sz w:val="28"/>
          <w:szCs w:val="28"/>
        </w:rPr>
      </w:pPr>
      <w:r>
        <w:rPr>
          <w:sz w:val="32"/>
          <w:szCs w:val="28"/>
        </w:rPr>
        <w:t xml:space="preserve">    </w:t>
      </w:r>
      <w:r w:rsidRPr="00900EB4">
        <w:rPr>
          <w:sz w:val="32"/>
          <w:szCs w:val="28"/>
        </w:rPr>
        <w:t xml:space="preserve"> •</w:t>
      </w:r>
      <w:r w:rsidR="000F38CB" w:rsidRPr="00900EB4">
        <w:rPr>
          <w:sz w:val="32"/>
          <w:szCs w:val="28"/>
        </w:rPr>
        <w:t>matplotlib.pyplot</w:t>
      </w:r>
      <w:r w:rsidR="000F38CB" w:rsidRPr="00900EB4">
        <w:rPr>
          <w:spacing w:val="-9"/>
          <w:sz w:val="32"/>
          <w:szCs w:val="28"/>
        </w:rPr>
        <w:t xml:space="preserve"> </w:t>
      </w:r>
      <w:r w:rsidR="000F38CB" w:rsidRPr="00900EB4">
        <w:rPr>
          <w:sz w:val="32"/>
          <w:szCs w:val="28"/>
        </w:rPr>
        <w:t>is</w:t>
      </w:r>
      <w:r w:rsidR="000F38CB" w:rsidRPr="00900EB4">
        <w:rPr>
          <w:spacing w:val="-11"/>
          <w:sz w:val="32"/>
          <w:szCs w:val="28"/>
        </w:rPr>
        <w:t xml:space="preserve"> </w:t>
      </w:r>
      <w:r w:rsidR="000F38CB" w:rsidRPr="00900EB4">
        <w:rPr>
          <w:sz w:val="32"/>
          <w:szCs w:val="28"/>
        </w:rPr>
        <w:t>used</w:t>
      </w:r>
      <w:r w:rsidR="000F38CB" w:rsidRPr="00900EB4">
        <w:rPr>
          <w:spacing w:val="-9"/>
          <w:sz w:val="32"/>
          <w:szCs w:val="28"/>
        </w:rPr>
        <w:t xml:space="preserve"> </w:t>
      </w:r>
      <w:r w:rsidR="000F38CB" w:rsidRPr="00900EB4">
        <w:rPr>
          <w:sz w:val="32"/>
          <w:szCs w:val="28"/>
        </w:rPr>
        <w:t>for</w:t>
      </w:r>
      <w:r w:rsidR="000F38CB" w:rsidRPr="00900EB4">
        <w:rPr>
          <w:spacing w:val="-8"/>
          <w:sz w:val="32"/>
          <w:szCs w:val="28"/>
        </w:rPr>
        <w:t xml:space="preserve"> </w:t>
      </w:r>
      <w:r w:rsidR="000F38CB" w:rsidRPr="00900EB4">
        <w:rPr>
          <w:sz w:val="32"/>
          <w:szCs w:val="28"/>
        </w:rPr>
        <w:t>creating</w:t>
      </w:r>
      <w:r w:rsidR="000F38CB" w:rsidRPr="00900EB4">
        <w:rPr>
          <w:spacing w:val="-11"/>
          <w:sz w:val="32"/>
          <w:szCs w:val="28"/>
        </w:rPr>
        <w:t xml:space="preserve"> </w:t>
      </w:r>
      <w:r w:rsidR="000F38CB" w:rsidRPr="00900EB4">
        <w:rPr>
          <w:sz w:val="32"/>
          <w:szCs w:val="28"/>
        </w:rPr>
        <w:t>static,</w:t>
      </w:r>
      <w:r w:rsidR="000F38CB" w:rsidRPr="00900EB4">
        <w:rPr>
          <w:spacing w:val="-9"/>
          <w:sz w:val="32"/>
          <w:szCs w:val="28"/>
        </w:rPr>
        <w:t xml:space="preserve"> </w:t>
      </w:r>
      <w:r w:rsidR="000F38CB" w:rsidRPr="00900EB4">
        <w:rPr>
          <w:sz w:val="32"/>
          <w:szCs w:val="28"/>
        </w:rPr>
        <w:t>animated,</w:t>
      </w:r>
      <w:r w:rsidR="000F38CB" w:rsidRPr="00900EB4">
        <w:rPr>
          <w:spacing w:val="-10"/>
          <w:sz w:val="32"/>
          <w:szCs w:val="28"/>
        </w:rPr>
        <w:t xml:space="preserve"> </w:t>
      </w:r>
      <w:r w:rsidR="000F38CB" w:rsidRPr="00900EB4">
        <w:rPr>
          <w:sz w:val="32"/>
          <w:szCs w:val="28"/>
        </w:rPr>
        <w:t>and</w:t>
      </w:r>
      <w:r w:rsidR="000F38CB" w:rsidRPr="00900EB4">
        <w:rPr>
          <w:spacing w:val="-8"/>
          <w:sz w:val="32"/>
          <w:szCs w:val="28"/>
        </w:rPr>
        <w:t xml:space="preserve"> </w:t>
      </w:r>
      <w:r>
        <w:rPr>
          <w:spacing w:val="-8"/>
          <w:sz w:val="32"/>
          <w:szCs w:val="28"/>
        </w:rPr>
        <w:t xml:space="preserve">   </w:t>
      </w:r>
      <w:r w:rsidR="000F38CB" w:rsidRPr="00900EB4">
        <w:rPr>
          <w:sz w:val="32"/>
          <w:szCs w:val="28"/>
        </w:rPr>
        <w:t>interactive</w:t>
      </w:r>
      <w:r w:rsidR="000F38CB" w:rsidRPr="00900EB4">
        <w:rPr>
          <w:spacing w:val="-11"/>
          <w:sz w:val="32"/>
          <w:szCs w:val="28"/>
        </w:rPr>
        <w:t xml:space="preserve"> </w:t>
      </w:r>
      <w:r w:rsidR="000F38CB" w:rsidRPr="00900EB4">
        <w:rPr>
          <w:spacing w:val="-2"/>
          <w:sz w:val="32"/>
          <w:szCs w:val="28"/>
        </w:rPr>
        <w:t>plots.</w:t>
      </w:r>
    </w:p>
    <w:p w14:paraId="2DDAA631" w14:textId="391D7B7B" w:rsidR="000F38CB" w:rsidRDefault="000F38CB">
      <w:pPr>
        <w:pStyle w:val="BodyText"/>
        <w:spacing w:before="94"/>
      </w:pPr>
    </w:p>
    <w:p w14:paraId="04211CC3" w14:textId="34B482FD" w:rsidR="006B018E" w:rsidRPr="006B018E" w:rsidRDefault="006B018E" w:rsidP="006B018E">
      <w:pPr>
        <w:pStyle w:val="Heading3"/>
        <w:keepNext w:val="0"/>
        <w:keepLines w:val="0"/>
        <w:widowControl w:val="0"/>
        <w:tabs>
          <w:tab w:val="left" w:pos="719"/>
        </w:tabs>
        <w:autoSpaceDE w:val="0"/>
        <w:autoSpaceDN w:val="0"/>
        <w:spacing w:before="0" w:after="0" w:line="240" w:lineRule="auto"/>
        <w:ind w:left="719"/>
        <w:rPr>
          <w:rFonts w:ascii="Segoe UI Symbol"/>
          <w:b/>
        </w:rPr>
      </w:pPr>
    </w:p>
    <w:p w14:paraId="38266C26" w14:textId="1B4148B3" w:rsidR="000F38CB" w:rsidRDefault="00900EB4" w:rsidP="000F38CB">
      <w:pPr>
        <w:pStyle w:val="Heading3"/>
        <w:keepNext w:val="0"/>
        <w:keepLines w:val="0"/>
        <w:widowControl w:val="0"/>
        <w:numPr>
          <w:ilvl w:val="1"/>
          <w:numId w:val="12"/>
        </w:numPr>
        <w:tabs>
          <w:tab w:val="left" w:pos="719"/>
        </w:tabs>
        <w:autoSpaceDE w:val="0"/>
        <w:autoSpaceDN w:val="0"/>
        <w:spacing w:before="0" w:after="0" w:line="240" w:lineRule="auto"/>
        <w:ind w:left="719" w:hanging="359"/>
        <w:rPr>
          <w:b/>
          <w:bCs/>
          <w:color w:val="000000" w:themeColor="text1"/>
          <w:spacing w:val="-2"/>
          <w:sz w:val="36"/>
          <w:szCs w:val="36"/>
        </w:rPr>
      </w:pPr>
      <w:r>
        <w:rPr>
          <w:rFonts w:ascii="Segoe UI Symbol"/>
          <w:b/>
          <w:noProof/>
        </w:rPr>
        <w:drawing>
          <wp:anchor distT="0" distB="0" distL="0" distR="0" simplePos="0" relativeHeight="251714048" behindDoc="1" locked="0" layoutInCell="1" allowOverlap="1" wp14:anchorId="7F40564D" wp14:editId="5095A4BC">
            <wp:simplePos x="0" y="0"/>
            <wp:positionH relativeFrom="page">
              <wp:posOffset>1370965</wp:posOffset>
            </wp:positionH>
            <wp:positionV relativeFrom="paragraph">
              <wp:posOffset>327025</wp:posOffset>
            </wp:positionV>
            <wp:extent cx="4714875" cy="1743075"/>
            <wp:effectExtent l="0" t="0" r="9525" b="952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4" cstate="print"/>
                    <a:stretch>
                      <a:fillRect/>
                    </a:stretch>
                  </pic:blipFill>
                  <pic:spPr>
                    <a:xfrm>
                      <a:off x="0" y="0"/>
                      <a:ext cx="4714875" cy="1743075"/>
                    </a:xfrm>
                    <a:prstGeom prst="rect">
                      <a:avLst/>
                    </a:prstGeom>
                  </pic:spPr>
                </pic:pic>
              </a:graphicData>
            </a:graphic>
            <wp14:sizeRelH relativeFrom="margin">
              <wp14:pctWidth>0</wp14:pctWidth>
            </wp14:sizeRelH>
            <wp14:sizeRelV relativeFrom="margin">
              <wp14:pctHeight>0</wp14:pctHeight>
            </wp14:sizeRelV>
          </wp:anchor>
        </w:drawing>
      </w:r>
      <w:r w:rsidR="000F38CB" w:rsidRPr="002D087E">
        <w:rPr>
          <w:b/>
          <w:bCs/>
          <w:color w:val="000000" w:themeColor="text1"/>
          <w:sz w:val="36"/>
          <w:szCs w:val="36"/>
        </w:rPr>
        <w:t>Reading</w:t>
      </w:r>
      <w:r w:rsidR="000F38CB" w:rsidRPr="002D087E">
        <w:rPr>
          <w:b/>
          <w:bCs/>
          <w:color w:val="000000" w:themeColor="text1"/>
          <w:spacing w:val="-6"/>
          <w:sz w:val="36"/>
          <w:szCs w:val="36"/>
        </w:rPr>
        <w:t xml:space="preserve"> </w:t>
      </w:r>
      <w:r w:rsidR="000F38CB" w:rsidRPr="002D087E">
        <w:rPr>
          <w:b/>
          <w:bCs/>
          <w:color w:val="000000" w:themeColor="text1"/>
          <w:sz w:val="36"/>
          <w:szCs w:val="36"/>
        </w:rPr>
        <w:t>CSV</w:t>
      </w:r>
      <w:r w:rsidR="000F38CB" w:rsidRPr="002D087E">
        <w:rPr>
          <w:b/>
          <w:bCs/>
          <w:color w:val="000000" w:themeColor="text1"/>
          <w:spacing w:val="-4"/>
          <w:sz w:val="36"/>
          <w:szCs w:val="36"/>
        </w:rPr>
        <w:t xml:space="preserve"> </w:t>
      </w:r>
      <w:r w:rsidR="000F38CB" w:rsidRPr="002D087E">
        <w:rPr>
          <w:b/>
          <w:bCs/>
          <w:color w:val="000000" w:themeColor="text1"/>
          <w:sz w:val="36"/>
          <w:szCs w:val="36"/>
        </w:rPr>
        <w:t>Files</w:t>
      </w:r>
      <w:r w:rsidR="000F38CB" w:rsidRPr="002D087E">
        <w:rPr>
          <w:b/>
          <w:bCs/>
          <w:color w:val="000000" w:themeColor="text1"/>
          <w:spacing w:val="-5"/>
          <w:sz w:val="36"/>
          <w:szCs w:val="36"/>
        </w:rPr>
        <w:t xml:space="preserve"> </w:t>
      </w:r>
      <w:r w:rsidR="000F38CB" w:rsidRPr="002D087E">
        <w:rPr>
          <w:b/>
          <w:bCs/>
          <w:color w:val="000000" w:themeColor="text1"/>
          <w:sz w:val="36"/>
          <w:szCs w:val="36"/>
        </w:rPr>
        <w:t>into</w:t>
      </w:r>
      <w:r w:rsidR="000F38CB" w:rsidRPr="002D087E">
        <w:rPr>
          <w:b/>
          <w:bCs/>
          <w:color w:val="000000" w:themeColor="text1"/>
          <w:spacing w:val="-3"/>
          <w:sz w:val="36"/>
          <w:szCs w:val="36"/>
        </w:rPr>
        <w:t xml:space="preserve"> </w:t>
      </w:r>
      <w:r w:rsidR="000F38CB" w:rsidRPr="002D087E">
        <w:rPr>
          <w:b/>
          <w:bCs/>
          <w:color w:val="000000" w:themeColor="text1"/>
          <w:spacing w:val="-2"/>
          <w:sz w:val="36"/>
          <w:szCs w:val="36"/>
        </w:rPr>
        <w:t>DataFrames</w:t>
      </w:r>
    </w:p>
    <w:p w14:paraId="78C13CC4" w14:textId="25A08CAB" w:rsidR="00900EB4" w:rsidRPr="00900EB4" w:rsidRDefault="00900EB4" w:rsidP="00900EB4"/>
    <w:p w14:paraId="350FCDE7" w14:textId="7A75E3A3" w:rsidR="000F38CB" w:rsidRPr="002D087E" w:rsidRDefault="000F38CB">
      <w:pPr>
        <w:pStyle w:val="BodyText"/>
        <w:spacing w:before="97" w:line="278" w:lineRule="auto"/>
        <w:ind w:left="720" w:right="547"/>
        <w:rPr>
          <w:sz w:val="32"/>
          <w:szCs w:val="32"/>
        </w:rPr>
      </w:pPr>
      <w:r w:rsidRPr="002D087E">
        <w:rPr>
          <w:sz w:val="32"/>
          <w:szCs w:val="32"/>
        </w:rPr>
        <w:t>Each</w:t>
      </w:r>
      <w:r w:rsidRPr="002D087E">
        <w:rPr>
          <w:spacing w:val="-6"/>
          <w:sz w:val="32"/>
          <w:szCs w:val="32"/>
        </w:rPr>
        <w:t xml:space="preserve"> </w:t>
      </w:r>
      <w:r w:rsidRPr="002D087E">
        <w:rPr>
          <w:sz w:val="32"/>
          <w:szCs w:val="32"/>
        </w:rPr>
        <w:t>line</w:t>
      </w:r>
      <w:r w:rsidRPr="002D087E">
        <w:rPr>
          <w:spacing w:val="-9"/>
          <w:sz w:val="32"/>
          <w:szCs w:val="32"/>
        </w:rPr>
        <w:t xml:space="preserve"> </w:t>
      </w:r>
      <w:r w:rsidRPr="002D087E">
        <w:rPr>
          <w:sz w:val="32"/>
          <w:szCs w:val="32"/>
        </w:rPr>
        <w:t>reads</w:t>
      </w:r>
      <w:r w:rsidRPr="002D087E">
        <w:rPr>
          <w:spacing w:val="-7"/>
          <w:sz w:val="32"/>
          <w:szCs w:val="32"/>
        </w:rPr>
        <w:t xml:space="preserve"> </w:t>
      </w:r>
      <w:r w:rsidRPr="002D087E">
        <w:rPr>
          <w:sz w:val="32"/>
          <w:szCs w:val="32"/>
        </w:rPr>
        <w:t>a</w:t>
      </w:r>
      <w:r w:rsidRPr="002D087E">
        <w:rPr>
          <w:spacing w:val="-9"/>
          <w:sz w:val="32"/>
          <w:szCs w:val="32"/>
        </w:rPr>
        <w:t xml:space="preserve"> </w:t>
      </w:r>
      <w:r w:rsidRPr="002D087E">
        <w:rPr>
          <w:sz w:val="32"/>
          <w:szCs w:val="32"/>
        </w:rPr>
        <w:t>CSV</w:t>
      </w:r>
      <w:r w:rsidRPr="002D087E">
        <w:rPr>
          <w:spacing w:val="-6"/>
          <w:sz w:val="32"/>
          <w:szCs w:val="32"/>
        </w:rPr>
        <w:t xml:space="preserve"> </w:t>
      </w:r>
      <w:r w:rsidRPr="002D087E">
        <w:rPr>
          <w:sz w:val="32"/>
          <w:szCs w:val="32"/>
        </w:rPr>
        <w:t>file</w:t>
      </w:r>
      <w:r w:rsidRPr="002D087E">
        <w:rPr>
          <w:spacing w:val="-8"/>
          <w:sz w:val="32"/>
          <w:szCs w:val="32"/>
        </w:rPr>
        <w:t xml:space="preserve"> </w:t>
      </w:r>
      <w:r w:rsidRPr="002D087E">
        <w:rPr>
          <w:sz w:val="32"/>
          <w:szCs w:val="32"/>
        </w:rPr>
        <w:t>containing</w:t>
      </w:r>
      <w:r w:rsidRPr="002D087E">
        <w:rPr>
          <w:spacing w:val="-9"/>
          <w:sz w:val="32"/>
          <w:szCs w:val="32"/>
        </w:rPr>
        <w:t xml:space="preserve"> </w:t>
      </w:r>
      <w:r w:rsidRPr="002D087E">
        <w:rPr>
          <w:sz w:val="32"/>
          <w:szCs w:val="32"/>
        </w:rPr>
        <w:t>air</w:t>
      </w:r>
      <w:r w:rsidRPr="002D087E">
        <w:rPr>
          <w:spacing w:val="-8"/>
          <w:sz w:val="32"/>
          <w:szCs w:val="32"/>
        </w:rPr>
        <w:t xml:space="preserve"> </w:t>
      </w:r>
      <w:r w:rsidRPr="002D087E">
        <w:rPr>
          <w:sz w:val="32"/>
          <w:szCs w:val="32"/>
        </w:rPr>
        <w:t>quality</w:t>
      </w:r>
      <w:r w:rsidRPr="002D087E">
        <w:rPr>
          <w:spacing w:val="-7"/>
          <w:sz w:val="32"/>
          <w:szCs w:val="32"/>
        </w:rPr>
        <w:t xml:space="preserve"> </w:t>
      </w:r>
      <w:r w:rsidRPr="002D087E">
        <w:rPr>
          <w:sz w:val="32"/>
          <w:szCs w:val="32"/>
        </w:rPr>
        <w:t>data</w:t>
      </w:r>
      <w:r w:rsidRPr="002D087E">
        <w:rPr>
          <w:spacing w:val="-7"/>
          <w:sz w:val="32"/>
          <w:szCs w:val="32"/>
        </w:rPr>
        <w:t xml:space="preserve"> </w:t>
      </w:r>
      <w:r w:rsidRPr="002D087E">
        <w:rPr>
          <w:sz w:val="32"/>
          <w:szCs w:val="32"/>
        </w:rPr>
        <w:t>from</w:t>
      </w:r>
      <w:r w:rsidRPr="002D087E">
        <w:rPr>
          <w:spacing w:val="-8"/>
          <w:sz w:val="32"/>
          <w:szCs w:val="32"/>
        </w:rPr>
        <w:t xml:space="preserve"> </w:t>
      </w:r>
      <w:r w:rsidRPr="002D087E">
        <w:rPr>
          <w:sz w:val="32"/>
          <w:szCs w:val="32"/>
        </w:rPr>
        <w:t>different</w:t>
      </w:r>
      <w:r w:rsidRPr="002D087E">
        <w:rPr>
          <w:spacing w:val="-8"/>
          <w:sz w:val="32"/>
          <w:szCs w:val="32"/>
        </w:rPr>
        <w:t xml:space="preserve"> </w:t>
      </w:r>
      <w:r w:rsidRPr="002D087E">
        <w:rPr>
          <w:sz w:val="32"/>
          <w:szCs w:val="32"/>
        </w:rPr>
        <w:t>monitoring</w:t>
      </w:r>
      <w:r w:rsidRPr="002D087E">
        <w:rPr>
          <w:spacing w:val="-7"/>
          <w:sz w:val="32"/>
          <w:szCs w:val="32"/>
        </w:rPr>
        <w:t xml:space="preserve"> </w:t>
      </w:r>
      <w:r w:rsidRPr="002D087E">
        <w:rPr>
          <w:sz w:val="32"/>
          <w:szCs w:val="32"/>
        </w:rPr>
        <w:t>stations</w:t>
      </w:r>
      <w:r w:rsidRPr="002D087E">
        <w:rPr>
          <w:spacing w:val="-7"/>
          <w:sz w:val="32"/>
          <w:szCs w:val="32"/>
        </w:rPr>
        <w:t xml:space="preserve"> </w:t>
      </w:r>
      <w:r w:rsidRPr="002D087E">
        <w:rPr>
          <w:sz w:val="32"/>
          <w:szCs w:val="32"/>
        </w:rPr>
        <w:t>in Beijing, China.</w:t>
      </w:r>
      <w:r w:rsidRPr="002D087E">
        <w:rPr>
          <w:spacing w:val="-1"/>
          <w:sz w:val="32"/>
          <w:szCs w:val="32"/>
        </w:rPr>
        <w:t xml:space="preserve"> </w:t>
      </w:r>
      <w:r w:rsidRPr="002D087E">
        <w:rPr>
          <w:sz w:val="32"/>
          <w:szCs w:val="32"/>
        </w:rPr>
        <w:t xml:space="preserve">The filenames suggest the data ranges from January 1, 2013, to </w:t>
      </w:r>
      <w:r w:rsidRPr="002D087E">
        <w:rPr>
          <w:sz w:val="32"/>
          <w:szCs w:val="32"/>
        </w:rPr>
        <w:lastRenderedPageBreak/>
        <w:t xml:space="preserve">February 28, 2017.Each file is loaded into a </w:t>
      </w:r>
      <w:r w:rsidR="002D087E" w:rsidRPr="002D087E">
        <w:rPr>
          <w:sz w:val="32"/>
          <w:szCs w:val="32"/>
        </w:rPr>
        <w:t>separate</w:t>
      </w:r>
      <w:r w:rsidR="002D087E">
        <w:rPr>
          <w:sz w:val="32"/>
          <w:szCs w:val="32"/>
        </w:rPr>
        <w:t xml:space="preserve"> </w:t>
      </w:r>
      <w:r w:rsidR="002D087E" w:rsidRPr="002D087E">
        <w:rPr>
          <w:sz w:val="32"/>
          <w:szCs w:val="32"/>
        </w:rPr>
        <w:t>panda DataFrame</w:t>
      </w:r>
      <w:r w:rsidRPr="002D087E">
        <w:rPr>
          <w:sz w:val="32"/>
          <w:szCs w:val="32"/>
        </w:rPr>
        <w:t xml:space="preserve"> and assigned a variable name based on the station.</w:t>
      </w:r>
    </w:p>
    <w:p w14:paraId="3A5ADBDA" w14:textId="4652D833" w:rsidR="000F38CB" w:rsidRDefault="000F38CB">
      <w:pPr>
        <w:pStyle w:val="BodyText"/>
        <w:spacing w:before="45"/>
      </w:pPr>
    </w:p>
    <w:p w14:paraId="4AB1183B" w14:textId="01477FF5" w:rsidR="000F38CB" w:rsidRDefault="000F38CB" w:rsidP="000F38CB">
      <w:pPr>
        <w:pStyle w:val="Heading3"/>
        <w:keepNext w:val="0"/>
        <w:keepLines w:val="0"/>
        <w:widowControl w:val="0"/>
        <w:numPr>
          <w:ilvl w:val="1"/>
          <w:numId w:val="12"/>
        </w:numPr>
        <w:tabs>
          <w:tab w:val="left" w:pos="719"/>
        </w:tabs>
        <w:autoSpaceDE w:val="0"/>
        <w:autoSpaceDN w:val="0"/>
        <w:spacing w:before="0" w:after="0" w:line="240" w:lineRule="auto"/>
        <w:ind w:left="719" w:hanging="359"/>
        <w:rPr>
          <w:b/>
          <w:bCs/>
          <w:color w:val="000000" w:themeColor="text1"/>
          <w:spacing w:val="-2"/>
          <w:sz w:val="36"/>
          <w:szCs w:val="36"/>
        </w:rPr>
      </w:pPr>
      <w:r w:rsidRPr="00221770">
        <w:rPr>
          <w:b/>
          <w:bCs/>
          <w:color w:val="000000" w:themeColor="text1"/>
          <w:sz w:val="36"/>
          <w:szCs w:val="36"/>
        </w:rPr>
        <w:t>Combining</w:t>
      </w:r>
      <w:r w:rsidRPr="00221770">
        <w:rPr>
          <w:b/>
          <w:bCs/>
          <w:color w:val="000000" w:themeColor="text1"/>
          <w:spacing w:val="-4"/>
          <w:sz w:val="36"/>
          <w:szCs w:val="36"/>
        </w:rPr>
        <w:t xml:space="preserve"> </w:t>
      </w:r>
      <w:r w:rsidRPr="00221770">
        <w:rPr>
          <w:b/>
          <w:bCs/>
          <w:color w:val="000000" w:themeColor="text1"/>
          <w:sz w:val="36"/>
          <w:szCs w:val="36"/>
        </w:rPr>
        <w:t>All</w:t>
      </w:r>
      <w:r w:rsidRPr="00221770">
        <w:rPr>
          <w:b/>
          <w:bCs/>
          <w:color w:val="000000" w:themeColor="text1"/>
          <w:spacing w:val="-1"/>
          <w:sz w:val="36"/>
          <w:szCs w:val="36"/>
        </w:rPr>
        <w:t xml:space="preserve"> </w:t>
      </w:r>
      <w:r w:rsidRPr="00221770">
        <w:rPr>
          <w:b/>
          <w:bCs/>
          <w:color w:val="000000" w:themeColor="text1"/>
          <w:spacing w:val="-2"/>
          <w:sz w:val="36"/>
          <w:szCs w:val="36"/>
        </w:rPr>
        <w:t>DataFrames</w:t>
      </w:r>
    </w:p>
    <w:p w14:paraId="77499E46" w14:textId="2750F3DF" w:rsidR="00900EB4" w:rsidRDefault="00900EB4" w:rsidP="00900EB4">
      <w:pPr>
        <w:ind w:left="719"/>
      </w:pPr>
      <w:r>
        <w:rPr>
          <w:rFonts w:ascii="Segoe UI Symbol"/>
          <w:b/>
          <w:noProof/>
        </w:rPr>
        <mc:AlternateContent>
          <mc:Choice Requires="wpg">
            <w:drawing>
              <wp:anchor distT="0" distB="0" distL="0" distR="0" simplePos="0" relativeHeight="251712000" behindDoc="1" locked="0" layoutInCell="1" allowOverlap="1" wp14:anchorId="63080864" wp14:editId="2C03CFAD">
                <wp:simplePos x="0" y="0"/>
                <wp:positionH relativeFrom="page">
                  <wp:posOffset>1695450</wp:posOffset>
                </wp:positionH>
                <wp:positionV relativeFrom="paragraph">
                  <wp:posOffset>287655</wp:posOffset>
                </wp:positionV>
                <wp:extent cx="3381375" cy="514350"/>
                <wp:effectExtent l="0" t="0" r="9525" b="0"/>
                <wp:wrapTopAndBottom/>
                <wp:docPr id="1883511473" name="Group 1883511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1375" cy="514350"/>
                          <a:chOff x="0" y="0"/>
                          <a:chExt cx="3052445" cy="427990"/>
                        </a:xfrm>
                      </wpg:grpSpPr>
                      <pic:pic xmlns:pic="http://schemas.openxmlformats.org/drawingml/2006/picture">
                        <pic:nvPicPr>
                          <pic:cNvPr id="957498073" name="Image 4"/>
                          <pic:cNvPicPr/>
                        </pic:nvPicPr>
                        <pic:blipFill>
                          <a:blip r:embed="rId35" cstate="print"/>
                          <a:stretch>
                            <a:fillRect/>
                          </a:stretch>
                        </pic:blipFill>
                        <pic:spPr>
                          <a:xfrm>
                            <a:off x="0" y="0"/>
                            <a:ext cx="3052445" cy="211057"/>
                          </a:xfrm>
                          <a:prstGeom prst="rect">
                            <a:avLst/>
                          </a:prstGeom>
                        </pic:spPr>
                      </pic:pic>
                      <pic:pic xmlns:pic="http://schemas.openxmlformats.org/drawingml/2006/picture">
                        <pic:nvPicPr>
                          <pic:cNvPr id="1174104007" name="Image 5"/>
                          <pic:cNvPicPr/>
                        </pic:nvPicPr>
                        <pic:blipFill>
                          <a:blip r:embed="rId36" cstate="print"/>
                          <a:stretch>
                            <a:fillRect/>
                          </a:stretch>
                        </pic:blipFill>
                        <pic:spPr>
                          <a:xfrm>
                            <a:off x="22340" y="245668"/>
                            <a:ext cx="1480069" cy="1821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F4B6B1" id="Group 1883511473" o:spid="_x0000_s1026" style="position:absolute;margin-left:133.5pt;margin-top:22.65pt;width:266.25pt;height:40.5pt;z-index:-251604480;mso-wrap-distance-left:0;mso-wrap-distance-right:0;mso-position-horizontal-relative:page;mso-width-relative:margin;mso-height-relative:margin" coordsize="30524,4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30524;height: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">
                  <v:imagedata r:id="rId37" o:title=""/>
                </v:shape>
                <v:shape id="Image 5" o:spid="_x0000_s1028" type="#_x0000_t75" style="position:absolute;left:223;top:2456;width:14801;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">
                  <v:imagedata r:id="rId38" o:title=""/>
                </v:shape>
                <w10:wrap type="topAndBottom" anchorx="page"/>
              </v:group>
            </w:pict>
          </mc:Fallback>
        </mc:AlternateContent>
      </w:r>
    </w:p>
    <w:p w14:paraId="3749E157" w14:textId="77777777" w:rsidR="00900EB4" w:rsidRPr="00900EB4" w:rsidRDefault="00900EB4" w:rsidP="00900EB4"/>
    <w:p w14:paraId="06FB67B4" w14:textId="3A783FB1" w:rsidR="000F38CB" w:rsidRPr="00D60CB1" w:rsidRDefault="000F38CB" w:rsidP="00D60CB1">
      <w:pPr>
        <w:pStyle w:val="ListParagraph"/>
        <w:widowControl w:val="0"/>
        <w:numPr>
          <w:ilvl w:val="1"/>
          <w:numId w:val="27"/>
        </w:numPr>
        <w:tabs>
          <w:tab w:val="left" w:pos="839"/>
        </w:tabs>
        <w:autoSpaceDE w:val="0"/>
        <w:autoSpaceDN w:val="0"/>
        <w:spacing w:before="74" w:after="0" w:line="240" w:lineRule="auto"/>
        <w:rPr>
          <w:sz w:val="28"/>
          <w:szCs w:val="28"/>
        </w:rPr>
      </w:pPr>
      <w:r w:rsidRPr="00D60CB1">
        <w:rPr>
          <w:sz w:val="32"/>
          <w:szCs w:val="28"/>
        </w:rPr>
        <w:t>A</w:t>
      </w:r>
      <w:r w:rsidRPr="00D60CB1">
        <w:rPr>
          <w:spacing w:val="-5"/>
          <w:sz w:val="32"/>
          <w:szCs w:val="28"/>
        </w:rPr>
        <w:t xml:space="preserve"> </w:t>
      </w:r>
      <w:r w:rsidRPr="00D60CB1">
        <w:rPr>
          <w:sz w:val="32"/>
          <w:szCs w:val="28"/>
        </w:rPr>
        <w:t>list</w:t>
      </w:r>
      <w:r w:rsidRPr="00D60CB1">
        <w:rPr>
          <w:spacing w:val="-6"/>
          <w:sz w:val="32"/>
          <w:szCs w:val="28"/>
        </w:rPr>
        <w:t xml:space="preserve"> </w:t>
      </w:r>
      <w:r w:rsidRPr="00D60CB1">
        <w:rPr>
          <w:sz w:val="32"/>
          <w:szCs w:val="28"/>
        </w:rPr>
        <w:t>dfs</w:t>
      </w:r>
      <w:r w:rsidRPr="00D60CB1">
        <w:rPr>
          <w:spacing w:val="-5"/>
          <w:sz w:val="32"/>
          <w:szCs w:val="28"/>
        </w:rPr>
        <w:t xml:space="preserve"> </w:t>
      </w:r>
      <w:r w:rsidRPr="00D60CB1">
        <w:rPr>
          <w:sz w:val="32"/>
          <w:szCs w:val="28"/>
        </w:rPr>
        <w:t>is</w:t>
      </w:r>
      <w:r w:rsidRPr="00D60CB1">
        <w:rPr>
          <w:spacing w:val="-7"/>
          <w:sz w:val="32"/>
          <w:szCs w:val="28"/>
        </w:rPr>
        <w:t xml:space="preserve"> </w:t>
      </w:r>
      <w:r w:rsidRPr="00D60CB1">
        <w:rPr>
          <w:sz w:val="32"/>
          <w:szCs w:val="28"/>
        </w:rPr>
        <w:t>created</w:t>
      </w:r>
      <w:r w:rsidRPr="00D60CB1">
        <w:rPr>
          <w:spacing w:val="-6"/>
          <w:sz w:val="32"/>
          <w:szCs w:val="28"/>
        </w:rPr>
        <w:t xml:space="preserve"> </w:t>
      </w:r>
      <w:r w:rsidRPr="00D60CB1">
        <w:rPr>
          <w:sz w:val="32"/>
          <w:szCs w:val="28"/>
        </w:rPr>
        <w:t>that</w:t>
      </w:r>
      <w:r w:rsidRPr="00D60CB1">
        <w:rPr>
          <w:spacing w:val="-8"/>
          <w:sz w:val="32"/>
          <w:szCs w:val="28"/>
        </w:rPr>
        <w:t xml:space="preserve"> </w:t>
      </w:r>
      <w:r w:rsidRPr="00D60CB1">
        <w:rPr>
          <w:sz w:val="32"/>
          <w:szCs w:val="28"/>
        </w:rPr>
        <w:t>contains</w:t>
      </w:r>
      <w:r w:rsidRPr="00D60CB1">
        <w:rPr>
          <w:spacing w:val="-5"/>
          <w:sz w:val="32"/>
          <w:szCs w:val="28"/>
        </w:rPr>
        <w:t xml:space="preserve"> </w:t>
      </w:r>
      <w:r w:rsidRPr="00D60CB1">
        <w:rPr>
          <w:sz w:val="32"/>
          <w:szCs w:val="28"/>
        </w:rPr>
        <w:t>all</w:t>
      </w:r>
      <w:r w:rsidRPr="00D60CB1">
        <w:rPr>
          <w:spacing w:val="-4"/>
          <w:sz w:val="32"/>
          <w:szCs w:val="28"/>
        </w:rPr>
        <w:t xml:space="preserve"> </w:t>
      </w:r>
      <w:r w:rsidRPr="00D60CB1">
        <w:rPr>
          <w:sz w:val="32"/>
          <w:szCs w:val="28"/>
        </w:rPr>
        <w:t>the</w:t>
      </w:r>
      <w:r w:rsidRPr="00D60CB1">
        <w:rPr>
          <w:spacing w:val="-4"/>
          <w:sz w:val="32"/>
          <w:szCs w:val="28"/>
        </w:rPr>
        <w:t xml:space="preserve"> </w:t>
      </w:r>
      <w:r w:rsidRPr="00D60CB1">
        <w:rPr>
          <w:sz w:val="32"/>
          <w:szCs w:val="28"/>
        </w:rPr>
        <w:t>individual</w:t>
      </w:r>
      <w:r w:rsidRPr="00D60CB1">
        <w:rPr>
          <w:spacing w:val="-5"/>
          <w:sz w:val="32"/>
          <w:szCs w:val="28"/>
        </w:rPr>
        <w:t xml:space="preserve"> </w:t>
      </w:r>
      <w:r w:rsidRPr="00D60CB1">
        <w:rPr>
          <w:spacing w:val="-2"/>
          <w:sz w:val="32"/>
          <w:szCs w:val="28"/>
        </w:rPr>
        <w:t>DataFrames.</w:t>
      </w:r>
    </w:p>
    <w:p w14:paraId="75C616D0" w14:textId="064B4C1F" w:rsidR="000F38CB" w:rsidRPr="00D60CB1" w:rsidRDefault="000F38CB" w:rsidP="00D60CB1">
      <w:pPr>
        <w:pStyle w:val="ListParagraph"/>
        <w:widowControl w:val="0"/>
        <w:numPr>
          <w:ilvl w:val="1"/>
          <w:numId w:val="27"/>
        </w:numPr>
        <w:tabs>
          <w:tab w:val="left" w:pos="839"/>
        </w:tabs>
        <w:autoSpaceDE w:val="0"/>
        <w:autoSpaceDN w:val="0"/>
        <w:spacing w:before="45" w:after="0" w:line="278" w:lineRule="auto"/>
        <w:ind w:right="816"/>
        <w:contextualSpacing w:val="0"/>
        <w:rPr>
          <w:sz w:val="28"/>
          <w:szCs w:val="28"/>
        </w:rPr>
      </w:pPr>
      <w:r w:rsidRPr="00D60CB1">
        <w:rPr>
          <w:sz w:val="32"/>
          <w:szCs w:val="28"/>
        </w:rPr>
        <w:t>pd.concat(dfs)</w:t>
      </w:r>
      <w:r w:rsidRPr="00D60CB1">
        <w:rPr>
          <w:spacing w:val="-9"/>
          <w:sz w:val="32"/>
          <w:szCs w:val="28"/>
        </w:rPr>
        <w:t xml:space="preserve"> </w:t>
      </w:r>
      <w:r w:rsidRPr="00D60CB1">
        <w:rPr>
          <w:sz w:val="32"/>
          <w:szCs w:val="28"/>
        </w:rPr>
        <w:t>merges</w:t>
      </w:r>
      <w:r w:rsidRPr="00D60CB1">
        <w:rPr>
          <w:spacing w:val="-8"/>
          <w:sz w:val="32"/>
          <w:szCs w:val="28"/>
        </w:rPr>
        <w:t xml:space="preserve"> </w:t>
      </w:r>
      <w:r w:rsidRPr="00D60CB1">
        <w:rPr>
          <w:sz w:val="32"/>
          <w:szCs w:val="28"/>
        </w:rPr>
        <w:t>all</w:t>
      </w:r>
      <w:r w:rsidRPr="00D60CB1">
        <w:rPr>
          <w:spacing w:val="-7"/>
          <w:sz w:val="32"/>
          <w:szCs w:val="28"/>
        </w:rPr>
        <w:t xml:space="preserve"> </w:t>
      </w:r>
      <w:r w:rsidRPr="00D60CB1">
        <w:rPr>
          <w:sz w:val="32"/>
          <w:szCs w:val="28"/>
        </w:rPr>
        <w:t>the</w:t>
      </w:r>
      <w:r w:rsidRPr="00D60CB1">
        <w:rPr>
          <w:spacing w:val="-9"/>
          <w:sz w:val="32"/>
          <w:szCs w:val="28"/>
        </w:rPr>
        <w:t xml:space="preserve"> </w:t>
      </w:r>
      <w:r w:rsidRPr="00D60CB1">
        <w:rPr>
          <w:sz w:val="32"/>
          <w:szCs w:val="28"/>
        </w:rPr>
        <w:t>DataFrames</w:t>
      </w:r>
      <w:r w:rsidRPr="00D60CB1">
        <w:rPr>
          <w:spacing w:val="-8"/>
          <w:sz w:val="32"/>
          <w:szCs w:val="28"/>
        </w:rPr>
        <w:t xml:space="preserve"> </w:t>
      </w:r>
      <w:r w:rsidRPr="00D60CB1">
        <w:rPr>
          <w:sz w:val="32"/>
          <w:szCs w:val="28"/>
        </w:rPr>
        <w:t>vertically</w:t>
      </w:r>
      <w:r w:rsidRPr="00D60CB1">
        <w:rPr>
          <w:spacing w:val="-8"/>
          <w:sz w:val="32"/>
          <w:szCs w:val="28"/>
        </w:rPr>
        <w:t xml:space="preserve"> </w:t>
      </w:r>
      <w:r w:rsidRPr="00D60CB1">
        <w:rPr>
          <w:sz w:val="32"/>
          <w:szCs w:val="28"/>
        </w:rPr>
        <w:t>(stacked</w:t>
      </w:r>
      <w:r w:rsidRPr="00D60CB1">
        <w:rPr>
          <w:spacing w:val="-7"/>
          <w:sz w:val="32"/>
          <w:szCs w:val="28"/>
        </w:rPr>
        <w:t xml:space="preserve"> </w:t>
      </w:r>
      <w:r w:rsidRPr="00D60CB1">
        <w:rPr>
          <w:sz w:val="32"/>
          <w:szCs w:val="28"/>
        </w:rPr>
        <w:t>one</w:t>
      </w:r>
      <w:r w:rsidRPr="00D60CB1">
        <w:rPr>
          <w:spacing w:val="-10"/>
          <w:sz w:val="32"/>
          <w:szCs w:val="28"/>
        </w:rPr>
        <w:t xml:space="preserve"> </w:t>
      </w:r>
      <w:r w:rsidRPr="00D60CB1">
        <w:rPr>
          <w:sz w:val="32"/>
          <w:szCs w:val="28"/>
        </w:rPr>
        <w:t>after</w:t>
      </w:r>
      <w:r w:rsidRPr="00D60CB1">
        <w:rPr>
          <w:spacing w:val="-7"/>
          <w:sz w:val="32"/>
          <w:szCs w:val="28"/>
        </w:rPr>
        <w:t xml:space="preserve"> </w:t>
      </w:r>
      <w:r w:rsidRPr="00D60CB1">
        <w:rPr>
          <w:sz w:val="32"/>
          <w:szCs w:val="28"/>
        </w:rPr>
        <w:t>the</w:t>
      </w:r>
      <w:r w:rsidRPr="00D60CB1">
        <w:rPr>
          <w:spacing w:val="-9"/>
          <w:sz w:val="32"/>
          <w:szCs w:val="28"/>
        </w:rPr>
        <w:t xml:space="preserve"> </w:t>
      </w:r>
      <w:r w:rsidRPr="00D60CB1">
        <w:rPr>
          <w:sz w:val="32"/>
          <w:szCs w:val="28"/>
        </w:rPr>
        <w:t>other)</w:t>
      </w:r>
      <w:r w:rsidRPr="00D60CB1">
        <w:rPr>
          <w:spacing w:val="-9"/>
          <w:sz w:val="32"/>
          <w:szCs w:val="28"/>
        </w:rPr>
        <w:t xml:space="preserve"> </w:t>
      </w:r>
      <w:r w:rsidRPr="00D60CB1">
        <w:rPr>
          <w:sz w:val="32"/>
          <w:szCs w:val="28"/>
        </w:rPr>
        <w:t>into</w:t>
      </w:r>
      <w:r w:rsidRPr="00D60CB1">
        <w:rPr>
          <w:spacing w:val="-7"/>
          <w:sz w:val="32"/>
          <w:szCs w:val="28"/>
        </w:rPr>
        <w:t xml:space="preserve"> </w:t>
      </w:r>
      <w:r w:rsidRPr="00D60CB1">
        <w:rPr>
          <w:sz w:val="32"/>
          <w:szCs w:val="28"/>
        </w:rPr>
        <w:t>a single DataFrame called air.</w:t>
      </w:r>
    </w:p>
    <w:p w14:paraId="4B663321" w14:textId="1131CCCE" w:rsidR="000F38CB" w:rsidRPr="00D60CB1" w:rsidRDefault="000F38CB">
      <w:pPr>
        <w:pStyle w:val="BodyText"/>
        <w:spacing w:before="48"/>
        <w:rPr>
          <w:sz w:val="32"/>
          <w:szCs w:val="32"/>
        </w:rPr>
      </w:pPr>
    </w:p>
    <w:p w14:paraId="2AC465B6" w14:textId="7E69F191" w:rsidR="000F38CB" w:rsidRPr="00221770" w:rsidRDefault="000F38CB" w:rsidP="00D60CB1">
      <w:pPr>
        <w:pStyle w:val="Heading3"/>
        <w:keepNext w:val="0"/>
        <w:keepLines w:val="0"/>
        <w:widowControl w:val="0"/>
        <w:numPr>
          <w:ilvl w:val="1"/>
          <w:numId w:val="12"/>
        </w:numPr>
        <w:tabs>
          <w:tab w:val="left" w:pos="719"/>
        </w:tabs>
        <w:autoSpaceDE w:val="0"/>
        <w:autoSpaceDN w:val="0"/>
        <w:spacing w:before="0" w:after="0" w:line="240" w:lineRule="auto"/>
        <w:ind w:left="719" w:hanging="359"/>
        <w:rPr>
          <w:rFonts w:ascii="Segoe UI Symbol"/>
          <w:b/>
          <w:bCs/>
          <w:color w:val="000000" w:themeColor="text1"/>
          <w:sz w:val="36"/>
          <w:szCs w:val="36"/>
        </w:rPr>
      </w:pPr>
      <w:r w:rsidRPr="00221770">
        <w:rPr>
          <w:b/>
          <w:bCs/>
          <w:color w:val="000000" w:themeColor="text1"/>
          <w:sz w:val="36"/>
          <w:szCs w:val="36"/>
        </w:rPr>
        <w:t>Resetting</w:t>
      </w:r>
      <w:r w:rsidRPr="00221770">
        <w:rPr>
          <w:b/>
          <w:bCs/>
          <w:color w:val="000000" w:themeColor="text1"/>
          <w:spacing w:val="-11"/>
          <w:sz w:val="36"/>
          <w:szCs w:val="36"/>
        </w:rPr>
        <w:t xml:space="preserve"> </w:t>
      </w:r>
      <w:r w:rsidRPr="00221770">
        <w:rPr>
          <w:b/>
          <w:bCs/>
          <w:color w:val="000000" w:themeColor="text1"/>
          <w:sz w:val="36"/>
          <w:szCs w:val="36"/>
        </w:rPr>
        <w:t>the</w:t>
      </w:r>
      <w:r w:rsidRPr="00221770">
        <w:rPr>
          <w:b/>
          <w:bCs/>
          <w:color w:val="000000" w:themeColor="text1"/>
          <w:spacing w:val="-11"/>
          <w:sz w:val="36"/>
          <w:szCs w:val="36"/>
        </w:rPr>
        <w:t xml:space="preserve"> </w:t>
      </w:r>
      <w:r w:rsidRPr="00221770">
        <w:rPr>
          <w:b/>
          <w:bCs/>
          <w:color w:val="000000" w:themeColor="text1"/>
          <w:spacing w:val="-4"/>
          <w:sz w:val="36"/>
          <w:szCs w:val="36"/>
        </w:rPr>
        <w:t>Index</w:t>
      </w:r>
    </w:p>
    <w:p w14:paraId="4B7EC019" w14:textId="34F5DE44" w:rsidR="000F38CB" w:rsidRPr="00D60CB1" w:rsidRDefault="00900EB4">
      <w:pPr>
        <w:pStyle w:val="BodyText"/>
        <w:spacing w:before="204" w:line="278" w:lineRule="auto"/>
        <w:ind w:left="449" w:right="796" w:firstLine="119"/>
        <w:rPr>
          <w:sz w:val="32"/>
          <w:szCs w:val="32"/>
        </w:rPr>
      </w:pPr>
      <w:r>
        <w:rPr>
          <w:rFonts w:ascii="Segoe UI Symbol"/>
          <w:b/>
          <w:noProof/>
        </w:rPr>
        <w:drawing>
          <wp:anchor distT="0" distB="0" distL="0" distR="0" simplePos="0" relativeHeight="251709952" behindDoc="1" locked="0" layoutInCell="1" allowOverlap="1" wp14:anchorId="22B4CC54" wp14:editId="6AC8B42B">
            <wp:simplePos x="0" y="0"/>
            <wp:positionH relativeFrom="margin">
              <wp:posOffset>238125</wp:posOffset>
            </wp:positionH>
            <wp:positionV relativeFrom="paragraph">
              <wp:posOffset>1455420</wp:posOffset>
            </wp:positionV>
            <wp:extent cx="4095750" cy="304800"/>
            <wp:effectExtent l="0" t="0" r="0" b="0"/>
            <wp:wrapTopAndBottom/>
            <wp:docPr id="234675131"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9" cstate="print"/>
                    <a:stretch>
                      <a:fillRect/>
                    </a:stretch>
                  </pic:blipFill>
                  <pic:spPr>
                    <a:xfrm>
                      <a:off x="0" y="0"/>
                      <a:ext cx="4095750" cy="304800"/>
                    </a:xfrm>
                    <a:prstGeom prst="rect">
                      <a:avLst/>
                    </a:prstGeom>
                  </pic:spPr>
                </pic:pic>
              </a:graphicData>
            </a:graphic>
            <wp14:sizeRelH relativeFrom="margin">
              <wp14:pctWidth>0</wp14:pctWidth>
            </wp14:sizeRelH>
            <wp14:sizeRelV relativeFrom="margin">
              <wp14:pctHeight>0</wp14:pctHeight>
            </wp14:sizeRelV>
          </wp:anchor>
        </w:drawing>
      </w:r>
      <w:r w:rsidR="000F38CB" w:rsidRPr="00D60CB1">
        <w:rPr>
          <w:sz w:val="32"/>
          <w:szCs w:val="32"/>
        </w:rPr>
        <w:t>After concatenating, the original indices from the individual DataFrames may persist. Resetting</w:t>
      </w:r>
      <w:r w:rsidR="000F38CB" w:rsidRPr="00D60CB1">
        <w:rPr>
          <w:spacing w:val="40"/>
          <w:sz w:val="32"/>
          <w:szCs w:val="32"/>
        </w:rPr>
        <w:t xml:space="preserve"> </w:t>
      </w:r>
      <w:r w:rsidR="000F38CB" w:rsidRPr="00D60CB1">
        <w:rPr>
          <w:sz w:val="32"/>
          <w:szCs w:val="32"/>
        </w:rPr>
        <w:t>the</w:t>
      </w:r>
      <w:r w:rsidR="000F38CB" w:rsidRPr="00D60CB1">
        <w:rPr>
          <w:spacing w:val="-8"/>
          <w:sz w:val="32"/>
          <w:szCs w:val="32"/>
        </w:rPr>
        <w:t xml:space="preserve"> </w:t>
      </w:r>
      <w:r w:rsidR="000F38CB" w:rsidRPr="00D60CB1">
        <w:rPr>
          <w:sz w:val="32"/>
          <w:szCs w:val="32"/>
        </w:rPr>
        <w:t>index</w:t>
      </w:r>
      <w:r w:rsidR="000F38CB" w:rsidRPr="00D60CB1">
        <w:rPr>
          <w:spacing w:val="-7"/>
          <w:sz w:val="32"/>
          <w:szCs w:val="32"/>
        </w:rPr>
        <w:t xml:space="preserve"> </w:t>
      </w:r>
      <w:r w:rsidR="000F38CB" w:rsidRPr="00D60CB1">
        <w:rPr>
          <w:sz w:val="32"/>
          <w:szCs w:val="32"/>
        </w:rPr>
        <w:t>will</w:t>
      </w:r>
      <w:r w:rsidR="000F38CB" w:rsidRPr="00D60CB1">
        <w:rPr>
          <w:spacing w:val="-8"/>
          <w:sz w:val="32"/>
          <w:szCs w:val="32"/>
        </w:rPr>
        <w:t xml:space="preserve"> </w:t>
      </w:r>
      <w:r w:rsidR="000F38CB" w:rsidRPr="00D60CB1">
        <w:rPr>
          <w:sz w:val="32"/>
          <w:szCs w:val="32"/>
        </w:rPr>
        <w:t>clean</w:t>
      </w:r>
      <w:r w:rsidR="000F38CB" w:rsidRPr="00D60CB1">
        <w:rPr>
          <w:spacing w:val="-5"/>
          <w:sz w:val="32"/>
          <w:szCs w:val="32"/>
        </w:rPr>
        <w:t xml:space="preserve"> </w:t>
      </w:r>
      <w:r w:rsidR="000F38CB" w:rsidRPr="00D60CB1">
        <w:rPr>
          <w:sz w:val="32"/>
          <w:szCs w:val="32"/>
        </w:rPr>
        <w:t>up</w:t>
      </w:r>
      <w:r w:rsidR="000F38CB" w:rsidRPr="00D60CB1">
        <w:rPr>
          <w:spacing w:val="-5"/>
          <w:sz w:val="32"/>
          <w:szCs w:val="32"/>
        </w:rPr>
        <w:t xml:space="preserve"> </w:t>
      </w:r>
      <w:r w:rsidR="000F38CB" w:rsidRPr="00D60CB1">
        <w:rPr>
          <w:sz w:val="32"/>
          <w:szCs w:val="32"/>
        </w:rPr>
        <w:t>the</w:t>
      </w:r>
      <w:r w:rsidR="000F38CB" w:rsidRPr="00D60CB1">
        <w:rPr>
          <w:spacing w:val="-8"/>
          <w:sz w:val="32"/>
          <w:szCs w:val="32"/>
        </w:rPr>
        <w:t xml:space="preserve"> </w:t>
      </w:r>
      <w:r w:rsidR="000F38CB" w:rsidRPr="00D60CB1">
        <w:rPr>
          <w:sz w:val="32"/>
          <w:szCs w:val="32"/>
        </w:rPr>
        <w:t>DataFrame</w:t>
      </w:r>
      <w:r w:rsidR="000F38CB" w:rsidRPr="00D60CB1">
        <w:rPr>
          <w:spacing w:val="-7"/>
          <w:sz w:val="32"/>
          <w:szCs w:val="32"/>
        </w:rPr>
        <w:t xml:space="preserve"> </w:t>
      </w:r>
      <w:r w:rsidR="000F38CB" w:rsidRPr="00D60CB1">
        <w:rPr>
          <w:sz w:val="32"/>
          <w:szCs w:val="32"/>
        </w:rPr>
        <w:t>and</w:t>
      </w:r>
      <w:r w:rsidR="000F38CB" w:rsidRPr="00D60CB1">
        <w:rPr>
          <w:spacing w:val="-7"/>
          <w:sz w:val="32"/>
          <w:szCs w:val="32"/>
        </w:rPr>
        <w:t xml:space="preserve"> </w:t>
      </w:r>
      <w:r w:rsidR="000F38CB" w:rsidRPr="00D60CB1">
        <w:rPr>
          <w:sz w:val="32"/>
          <w:szCs w:val="32"/>
        </w:rPr>
        <w:t>provide</w:t>
      </w:r>
      <w:r w:rsidR="000F38CB" w:rsidRPr="00D60CB1">
        <w:rPr>
          <w:spacing w:val="-5"/>
          <w:sz w:val="32"/>
          <w:szCs w:val="32"/>
        </w:rPr>
        <w:t xml:space="preserve"> </w:t>
      </w:r>
      <w:r w:rsidR="000F38CB" w:rsidRPr="00D60CB1">
        <w:rPr>
          <w:sz w:val="32"/>
          <w:szCs w:val="32"/>
        </w:rPr>
        <w:t>a</w:t>
      </w:r>
      <w:r w:rsidR="000F38CB" w:rsidRPr="00D60CB1">
        <w:rPr>
          <w:spacing w:val="-8"/>
          <w:sz w:val="32"/>
          <w:szCs w:val="32"/>
        </w:rPr>
        <w:t xml:space="preserve"> </w:t>
      </w:r>
      <w:r w:rsidR="000F38CB" w:rsidRPr="00D60CB1">
        <w:rPr>
          <w:sz w:val="32"/>
          <w:szCs w:val="32"/>
        </w:rPr>
        <w:t>fresh,</w:t>
      </w:r>
      <w:r w:rsidR="000F38CB" w:rsidRPr="00D60CB1">
        <w:rPr>
          <w:spacing w:val="-8"/>
          <w:sz w:val="32"/>
          <w:szCs w:val="32"/>
        </w:rPr>
        <w:t xml:space="preserve"> </w:t>
      </w:r>
      <w:r w:rsidR="000F38CB" w:rsidRPr="00D60CB1">
        <w:rPr>
          <w:sz w:val="32"/>
          <w:szCs w:val="32"/>
        </w:rPr>
        <w:t>continuous</w:t>
      </w:r>
      <w:r w:rsidR="000F38CB" w:rsidRPr="00D60CB1">
        <w:rPr>
          <w:spacing w:val="-6"/>
          <w:sz w:val="32"/>
          <w:szCs w:val="32"/>
        </w:rPr>
        <w:t xml:space="preserve"> </w:t>
      </w:r>
      <w:r w:rsidR="000F38CB" w:rsidRPr="00D60CB1">
        <w:rPr>
          <w:sz w:val="32"/>
          <w:szCs w:val="32"/>
        </w:rPr>
        <w:t>index.</w:t>
      </w:r>
    </w:p>
    <w:p w14:paraId="05C709C3" w14:textId="1C31938A" w:rsidR="000F38CB" w:rsidRDefault="000F38CB">
      <w:pPr>
        <w:pStyle w:val="BodyText"/>
        <w:spacing w:line="278" w:lineRule="auto"/>
      </w:pPr>
    </w:p>
    <w:p w14:paraId="589C55C6" w14:textId="7B168CD3" w:rsidR="00D7580F" w:rsidRDefault="00D7580F">
      <w:pPr>
        <w:pStyle w:val="BodyText"/>
        <w:spacing w:line="278" w:lineRule="auto"/>
        <w:sectPr w:rsidR="00D7580F" w:rsidSect="004D5155">
          <w:footerReference w:type="default" r:id="rId4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pPr>
    </w:p>
    <w:p w14:paraId="00936CD8" w14:textId="2556217E" w:rsidR="000F38CB" w:rsidRDefault="000F38CB" w:rsidP="000F38CB">
      <w:pPr>
        <w:pStyle w:val="Heading3"/>
        <w:keepNext w:val="0"/>
        <w:keepLines w:val="0"/>
        <w:widowControl w:val="0"/>
        <w:numPr>
          <w:ilvl w:val="1"/>
          <w:numId w:val="12"/>
        </w:numPr>
        <w:tabs>
          <w:tab w:val="left" w:pos="719"/>
        </w:tabs>
        <w:autoSpaceDE w:val="0"/>
        <w:autoSpaceDN w:val="0"/>
        <w:spacing w:before="80" w:after="0" w:line="240" w:lineRule="auto"/>
        <w:ind w:left="719" w:hanging="359"/>
        <w:rPr>
          <w:b/>
          <w:bCs/>
          <w:color w:val="000000" w:themeColor="text1"/>
          <w:spacing w:val="-4"/>
          <w:sz w:val="36"/>
          <w:szCs w:val="36"/>
        </w:rPr>
      </w:pPr>
      <w:r w:rsidRPr="00221770">
        <w:rPr>
          <w:b/>
          <w:bCs/>
          <w:color w:val="000000" w:themeColor="text1"/>
          <w:sz w:val="36"/>
          <w:szCs w:val="36"/>
        </w:rPr>
        <w:lastRenderedPageBreak/>
        <w:t>Displaying</w:t>
      </w:r>
      <w:r w:rsidRPr="00221770">
        <w:rPr>
          <w:b/>
          <w:bCs/>
          <w:color w:val="000000" w:themeColor="text1"/>
          <w:spacing w:val="-7"/>
          <w:sz w:val="36"/>
          <w:szCs w:val="36"/>
        </w:rPr>
        <w:t xml:space="preserve"> </w:t>
      </w:r>
      <w:r w:rsidRPr="00221770">
        <w:rPr>
          <w:b/>
          <w:bCs/>
          <w:color w:val="000000" w:themeColor="text1"/>
          <w:sz w:val="36"/>
          <w:szCs w:val="36"/>
        </w:rPr>
        <w:t>the</w:t>
      </w:r>
      <w:r w:rsidRPr="00221770">
        <w:rPr>
          <w:b/>
          <w:bCs/>
          <w:color w:val="000000" w:themeColor="text1"/>
          <w:spacing w:val="-7"/>
          <w:sz w:val="36"/>
          <w:szCs w:val="36"/>
        </w:rPr>
        <w:t xml:space="preserve"> </w:t>
      </w:r>
      <w:r w:rsidRPr="00221770">
        <w:rPr>
          <w:b/>
          <w:bCs/>
          <w:color w:val="000000" w:themeColor="text1"/>
          <w:sz w:val="36"/>
          <w:szCs w:val="36"/>
        </w:rPr>
        <w:t>First</w:t>
      </w:r>
      <w:r w:rsidRPr="00221770">
        <w:rPr>
          <w:b/>
          <w:bCs/>
          <w:color w:val="000000" w:themeColor="text1"/>
          <w:spacing w:val="-5"/>
          <w:sz w:val="36"/>
          <w:szCs w:val="36"/>
        </w:rPr>
        <w:t xml:space="preserve"> </w:t>
      </w:r>
      <w:r w:rsidRPr="00221770">
        <w:rPr>
          <w:b/>
          <w:bCs/>
          <w:color w:val="000000" w:themeColor="text1"/>
          <w:sz w:val="36"/>
          <w:szCs w:val="36"/>
        </w:rPr>
        <w:t>Few</w:t>
      </w:r>
      <w:r w:rsidRPr="00221770">
        <w:rPr>
          <w:b/>
          <w:bCs/>
          <w:color w:val="000000" w:themeColor="text1"/>
          <w:spacing w:val="-8"/>
          <w:sz w:val="36"/>
          <w:szCs w:val="36"/>
        </w:rPr>
        <w:t xml:space="preserve"> </w:t>
      </w:r>
      <w:r w:rsidRPr="00221770">
        <w:rPr>
          <w:b/>
          <w:bCs/>
          <w:color w:val="000000" w:themeColor="text1"/>
          <w:spacing w:val="-4"/>
          <w:sz w:val="36"/>
          <w:szCs w:val="36"/>
        </w:rPr>
        <w:t>Rows</w:t>
      </w:r>
    </w:p>
    <w:p w14:paraId="312DD36D" w14:textId="7621AED9" w:rsidR="00900EB4" w:rsidRPr="00900EB4" w:rsidRDefault="00900EB4" w:rsidP="00900EB4">
      <w:r w:rsidRPr="00221770">
        <w:rPr>
          <w:rFonts w:ascii="Segoe UI Symbol"/>
          <w:b/>
          <w:bCs/>
          <w:noProof/>
          <w:color w:val="000000" w:themeColor="text1"/>
          <w:sz w:val="36"/>
          <w:szCs w:val="36"/>
        </w:rPr>
        <w:drawing>
          <wp:anchor distT="0" distB="0" distL="0" distR="0" simplePos="0" relativeHeight="251707904" behindDoc="1" locked="0" layoutInCell="1" allowOverlap="1" wp14:anchorId="053DC3BB" wp14:editId="4BE2B265">
            <wp:simplePos x="0" y="0"/>
            <wp:positionH relativeFrom="margin">
              <wp:align>left</wp:align>
            </wp:positionH>
            <wp:positionV relativeFrom="paragraph">
              <wp:posOffset>283210</wp:posOffset>
            </wp:positionV>
            <wp:extent cx="5391150" cy="2390775"/>
            <wp:effectExtent l="0" t="0" r="0" b="9525"/>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1" cstate="print"/>
                    <a:stretch>
                      <a:fillRect/>
                    </a:stretch>
                  </pic:blipFill>
                  <pic:spPr>
                    <a:xfrm>
                      <a:off x="0" y="0"/>
                      <a:ext cx="5391150" cy="2390775"/>
                    </a:xfrm>
                    <a:prstGeom prst="rect">
                      <a:avLst/>
                    </a:prstGeom>
                  </pic:spPr>
                </pic:pic>
              </a:graphicData>
            </a:graphic>
            <wp14:sizeRelH relativeFrom="margin">
              <wp14:pctWidth>0</wp14:pctWidth>
            </wp14:sizeRelH>
            <wp14:sizeRelV relativeFrom="margin">
              <wp14:pctHeight>0</wp14:pctHeight>
            </wp14:sizeRelV>
          </wp:anchor>
        </w:drawing>
      </w:r>
    </w:p>
    <w:p w14:paraId="32C33AC4" w14:textId="77777777" w:rsidR="000F38CB" w:rsidRPr="003266E2" w:rsidRDefault="000F38CB" w:rsidP="000F38CB">
      <w:pPr>
        <w:pStyle w:val="ListParagraph"/>
        <w:widowControl w:val="0"/>
        <w:numPr>
          <w:ilvl w:val="2"/>
          <w:numId w:val="12"/>
        </w:numPr>
        <w:tabs>
          <w:tab w:val="left" w:pos="894"/>
        </w:tabs>
        <w:autoSpaceDE w:val="0"/>
        <w:autoSpaceDN w:val="0"/>
        <w:spacing w:before="169" w:after="0" w:line="240" w:lineRule="auto"/>
        <w:ind w:left="894" w:hanging="174"/>
        <w:contextualSpacing w:val="0"/>
        <w:rPr>
          <w:b/>
          <w:sz w:val="32"/>
          <w:szCs w:val="28"/>
        </w:rPr>
      </w:pPr>
      <w:r w:rsidRPr="003266E2">
        <w:rPr>
          <w:b/>
          <w:spacing w:val="-2"/>
          <w:sz w:val="32"/>
          <w:szCs w:val="28"/>
        </w:rPr>
        <w:t>Date</w:t>
      </w:r>
      <w:r w:rsidRPr="003266E2">
        <w:rPr>
          <w:b/>
          <w:spacing w:val="-6"/>
          <w:sz w:val="32"/>
          <w:szCs w:val="28"/>
        </w:rPr>
        <w:t xml:space="preserve"> </w:t>
      </w:r>
      <w:r w:rsidRPr="003266E2">
        <w:rPr>
          <w:b/>
          <w:spacing w:val="-2"/>
          <w:sz w:val="32"/>
          <w:szCs w:val="28"/>
        </w:rPr>
        <w:t>Information:</w:t>
      </w:r>
      <w:r w:rsidRPr="003266E2">
        <w:rPr>
          <w:b/>
          <w:spacing w:val="-3"/>
          <w:sz w:val="32"/>
          <w:szCs w:val="28"/>
        </w:rPr>
        <w:t xml:space="preserve"> </w:t>
      </w:r>
      <w:r w:rsidRPr="003266E2">
        <w:rPr>
          <w:spacing w:val="-2"/>
          <w:sz w:val="32"/>
          <w:szCs w:val="28"/>
        </w:rPr>
        <w:t>Year,</w:t>
      </w:r>
      <w:r w:rsidRPr="003266E2">
        <w:rPr>
          <w:spacing w:val="-4"/>
          <w:sz w:val="32"/>
          <w:szCs w:val="28"/>
        </w:rPr>
        <w:t xml:space="preserve"> </w:t>
      </w:r>
      <w:r w:rsidRPr="003266E2">
        <w:rPr>
          <w:spacing w:val="-2"/>
          <w:sz w:val="32"/>
          <w:szCs w:val="28"/>
        </w:rPr>
        <w:t>month,</w:t>
      </w:r>
      <w:r w:rsidRPr="003266E2">
        <w:rPr>
          <w:spacing w:val="-6"/>
          <w:sz w:val="32"/>
          <w:szCs w:val="28"/>
        </w:rPr>
        <w:t xml:space="preserve"> </w:t>
      </w:r>
      <w:r w:rsidRPr="003266E2">
        <w:rPr>
          <w:spacing w:val="-2"/>
          <w:sz w:val="32"/>
          <w:szCs w:val="28"/>
        </w:rPr>
        <w:t>day,</w:t>
      </w:r>
      <w:r w:rsidRPr="003266E2">
        <w:rPr>
          <w:spacing w:val="-4"/>
          <w:sz w:val="32"/>
          <w:szCs w:val="28"/>
        </w:rPr>
        <w:t xml:space="preserve"> </w:t>
      </w:r>
      <w:r w:rsidRPr="003266E2">
        <w:rPr>
          <w:spacing w:val="-2"/>
          <w:sz w:val="32"/>
          <w:szCs w:val="28"/>
        </w:rPr>
        <w:t>and</w:t>
      </w:r>
      <w:r w:rsidRPr="003266E2">
        <w:rPr>
          <w:spacing w:val="-5"/>
          <w:sz w:val="32"/>
          <w:szCs w:val="28"/>
        </w:rPr>
        <w:t xml:space="preserve"> </w:t>
      </w:r>
      <w:r w:rsidRPr="003266E2">
        <w:rPr>
          <w:spacing w:val="-4"/>
          <w:sz w:val="32"/>
          <w:szCs w:val="28"/>
        </w:rPr>
        <w:t>hour.</w:t>
      </w:r>
    </w:p>
    <w:p w14:paraId="06B22FB3" w14:textId="77777777" w:rsidR="000F38CB" w:rsidRPr="003266E2" w:rsidRDefault="000F38CB" w:rsidP="000F38CB">
      <w:pPr>
        <w:pStyle w:val="ListParagraph"/>
        <w:widowControl w:val="0"/>
        <w:numPr>
          <w:ilvl w:val="2"/>
          <w:numId w:val="12"/>
        </w:numPr>
        <w:tabs>
          <w:tab w:val="left" w:pos="894"/>
        </w:tabs>
        <w:autoSpaceDE w:val="0"/>
        <w:autoSpaceDN w:val="0"/>
        <w:spacing w:before="48" w:after="0" w:line="240" w:lineRule="auto"/>
        <w:ind w:left="894" w:hanging="174"/>
        <w:contextualSpacing w:val="0"/>
        <w:rPr>
          <w:b/>
          <w:sz w:val="32"/>
          <w:szCs w:val="28"/>
        </w:rPr>
      </w:pPr>
      <w:r w:rsidRPr="003266E2">
        <w:rPr>
          <w:b/>
          <w:sz w:val="32"/>
          <w:szCs w:val="28"/>
        </w:rPr>
        <w:t>Pollutants:</w:t>
      </w:r>
      <w:r w:rsidRPr="003266E2">
        <w:rPr>
          <w:b/>
          <w:spacing w:val="-4"/>
          <w:sz w:val="32"/>
          <w:szCs w:val="28"/>
        </w:rPr>
        <w:t xml:space="preserve"> </w:t>
      </w:r>
      <w:r w:rsidRPr="003266E2">
        <w:rPr>
          <w:sz w:val="32"/>
          <w:szCs w:val="28"/>
        </w:rPr>
        <w:t>PM2.5,</w:t>
      </w:r>
      <w:r w:rsidRPr="003266E2">
        <w:rPr>
          <w:spacing w:val="-5"/>
          <w:sz w:val="32"/>
          <w:szCs w:val="28"/>
        </w:rPr>
        <w:t xml:space="preserve"> </w:t>
      </w:r>
      <w:r w:rsidRPr="003266E2">
        <w:rPr>
          <w:sz w:val="32"/>
          <w:szCs w:val="28"/>
        </w:rPr>
        <w:t>PM10,</w:t>
      </w:r>
      <w:r w:rsidRPr="003266E2">
        <w:rPr>
          <w:spacing w:val="-4"/>
          <w:sz w:val="32"/>
          <w:szCs w:val="28"/>
        </w:rPr>
        <w:t xml:space="preserve"> </w:t>
      </w:r>
      <w:r w:rsidRPr="003266E2">
        <w:rPr>
          <w:sz w:val="32"/>
          <w:szCs w:val="28"/>
        </w:rPr>
        <w:t>SO2,</w:t>
      </w:r>
      <w:r w:rsidRPr="003266E2">
        <w:rPr>
          <w:spacing w:val="-5"/>
          <w:sz w:val="32"/>
          <w:szCs w:val="28"/>
        </w:rPr>
        <w:t xml:space="preserve"> </w:t>
      </w:r>
      <w:r w:rsidRPr="003266E2">
        <w:rPr>
          <w:sz w:val="32"/>
          <w:szCs w:val="28"/>
        </w:rPr>
        <w:t>NO2,</w:t>
      </w:r>
      <w:r w:rsidRPr="003266E2">
        <w:rPr>
          <w:spacing w:val="-6"/>
          <w:sz w:val="32"/>
          <w:szCs w:val="28"/>
        </w:rPr>
        <w:t xml:space="preserve"> </w:t>
      </w:r>
      <w:r w:rsidRPr="003266E2">
        <w:rPr>
          <w:sz w:val="32"/>
          <w:szCs w:val="28"/>
        </w:rPr>
        <w:t>CO,</w:t>
      </w:r>
      <w:r w:rsidRPr="003266E2">
        <w:rPr>
          <w:spacing w:val="-3"/>
          <w:sz w:val="32"/>
          <w:szCs w:val="28"/>
        </w:rPr>
        <w:t xml:space="preserve"> </w:t>
      </w:r>
      <w:r w:rsidRPr="003266E2">
        <w:rPr>
          <w:spacing w:val="-5"/>
          <w:sz w:val="32"/>
          <w:szCs w:val="28"/>
        </w:rPr>
        <w:t>O3.</w:t>
      </w:r>
    </w:p>
    <w:p w14:paraId="7CDC915F" w14:textId="64AB43F6" w:rsidR="000F38CB" w:rsidRPr="003266E2" w:rsidRDefault="00413C97" w:rsidP="00413C97">
      <w:pPr>
        <w:pStyle w:val="ListParagraph"/>
        <w:widowControl w:val="0"/>
        <w:tabs>
          <w:tab w:val="left" w:pos="894"/>
        </w:tabs>
        <w:autoSpaceDE w:val="0"/>
        <w:autoSpaceDN w:val="0"/>
        <w:spacing w:before="45" w:after="0" w:line="278" w:lineRule="auto"/>
        <w:ind w:left="202" w:right="1414"/>
        <w:contextualSpacing w:val="0"/>
        <w:rPr>
          <w:b/>
          <w:sz w:val="32"/>
          <w:szCs w:val="28"/>
        </w:rPr>
      </w:pPr>
      <w:r>
        <w:rPr>
          <w:b/>
          <w:sz w:val="32"/>
          <w:szCs w:val="28"/>
        </w:rPr>
        <w:t xml:space="preserve">       •</w:t>
      </w:r>
      <w:r w:rsidR="000F38CB" w:rsidRPr="003266E2">
        <w:rPr>
          <w:b/>
          <w:sz w:val="32"/>
          <w:szCs w:val="28"/>
        </w:rPr>
        <w:t>Meteorological</w:t>
      </w:r>
      <w:r w:rsidR="000F38CB" w:rsidRPr="003266E2">
        <w:rPr>
          <w:b/>
          <w:spacing w:val="-12"/>
          <w:sz w:val="32"/>
          <w:szCs w:val="28"/>
        </w:rPr>
        <w:t xml:space="preserve"> </w:t>
      </w:r>
      <w:r w:rsidR="000F38CB" w:rsidRPr="003266E2">
        <w:rPr>
          <w:b/>
          <w:sz w:val="32"/>
          <w:szCs w:val="28"/>
        </w:rPr>
        <w:t>Data:</w:t>
      </w:r>
      <w:r w:rsidR="000F38CB" w:rsidRPr="003266E2">
        <w:rPr>
          <w:b/>
          <w:spacing w:val="-10"/>
          <w:sz w:val="32"/>
          <w:szCs w:val="28"/>
        </w:rPr>
        <w:t xml:space="preserve"> </w:t>
      </w:r>
      <w:r w:rsidR="000F38CB" w:rsidRPr="003266E2">
        <w:rPr>
          <w:sz w:val="32"/>
          <w:szCs w:val="28"/>
        </w:rPr>
        <w:t>Temperature</w:t>
      </w:r>
      <w:r w:rsidR="000F38CB" w:rsidRPr="003266E2">
        <w:rPr>
          <w:spacing w:val="-12"/>
          <w:sz w:val="32"/>
          <w:szCs w:val="28"/>
        </w:rPr>
        <w:t xml:space="preserve"> </w:t>
      </w:r>
      <w:r w:rsidR="000F38CB" w:rsidRPr="003266E2">
        <w:rPr>
          <w:sz w:val="32"/>
          <w:szCs w:val="28"/>
        </w:rPr>
        <w:t>(TEMP),</w:t>
      </w:r>
      <w:r w:rsidR="000F38CB" w:rsidRPr="003266E2">
        <w:rPr>
          <w:spacing w:val="-14"/>
          <w:sz w:val="32"/>
          <w:szCs w:val="28"/>
        </w:rPr>
        <w:t xml:space="preserve"> </w:t>
      </w:r>
      <w:r w:rsidR="000F38CB" w:rsidRPr="003266E2">
        <w:rPr>
          <w:sz w:val="32"/>
          <w:szCs w:val="28"/>
        </w:rPr>
        <w:t>Pressure</w:t>
      </w:r>
      <w:r w:rsidR="000F38CB" w:rsidRPr="003266E2">
        <w:rPr>
          <w:spacing w:val="-11"/>
          <w:sz w:val="32"/>
          <w:szCs w:val="28"/>
        </w:rPr>
        <w:t xml:space="preserve"> </w:t>
      </w:r>
      <w:r w:rsidR="000F38CB" w:rsidRPr="003266E2">
        <w:rPr>
          <w:sz w:val="32"/>
          <w:szCs w:val="28"/>
        </w:rPr>
        <w:t>(PRES),</w:t>
      </w:r>
      <w:r w:rsidR="000F38CB" w:rsidRPr="003266E2">
        <w:rPr>
          <w:spacing w:val="-14"/>
          <w:sz w:val="32"/>
          <w:szCs w:val="28"/>
        </w:rPr>
        <w:t xml:space="preserve"> </w:t>
      </w:r>
      <w:r w:rsidR="000F38CB" w:rsidRPr="003266E2">
        <w:rPr>
          <w:sz w:val="32"/>
          <w:szCs w:val="28"/>
        </w:rPr>
        <w:t>Dew</w:t>
      </w:r>
      <w:r w:rsidR="000F38CB" w:rsidRPr="003266E2">
        <w:rPr>
          <w:spacing w:val="-13"/>
          <w:sz w:val="32"/>
          <w:szCs w:val="28"/>
        </w:rPr>
        <w:t xml:space="preserve"> </w:t>
      </w:r>
      <w:r w:rsidR="000F38CB" w:rsidRPr="003266E2">
        <w:rPr>
          <w:sz w:val="32"/>
          <w:szCs w:val="28"/>
        </w:rPr>
        <w:t>Point</w:t>
      </w:r>
      <w:r w:rsidR="000F38CB" w:rsidRPr="003266E2">
        <w:rPr>
          <w:spacing w:val="-13"/>
          <w:sz w:val="32"/>
          <w:szCs w:val="28"/>
        </w:rPr>
        <w:t xml:space="preserve"> </w:t>
      </w:r>
      <w:r w:rsidR="000F38CB" w:rsidRPr="003266E2">
        <w:rPr>
          <w:sz w:val="32"/>
          <w:szCs w:val="28"/>
        </w:rPr>
        <w:t>(DEWP), Rainfall (RAIN), Wind Direction (WD), and Wind Speed (WSPM).</w:t>
      </w:r>
    </w:p>
    <w:p w14:paraId="34C1D991" w14:textId="77777777" w:rsidR="000F38CB" w:rsidRPr="003266E2" w:rsidRDefault="000F38CB" w:rsidP="000F38CB">
      <w:pPr>
        <w:pStyle w:val="ListParagraph"/>
        <w:widowControl w:val="0"/>
        <w:numPr>
          <w:ilvl w:val="2"/>
          <w:numId w:val="12"/>
        </w:numPr>
        <w:tabs>
          <w:tab w:val="left" w:pos="894"/>
        </w:tabs>
        <w:autoSpaceDE w:val="0"/>
        <w:autoSpaceDN w:val="0"/>
        <w:spacing w:after="0" w:line="292" w:lineRule="exact"/>
        <w:ind w:left="894" w:hanging="174"/>
        <w:contextualSpacing w:val="0"/>
        <w:rPr>
          <w:b/>
          <w:sz w:val="32"/>
          <w:szCs w:val="28"/>
        </w:rPr>
      </w:pPr>
      <w:r w:rsidRPr="003266E2">
        <w:rPr>
          <w:b/>
          <w:sz w:val="32"/>
          <w:szCs w:val="28"/>
        </w:rPr>
        <w:t>Station</w:t>
      </w:r>
      <w:r w:rsidRPr="003266E2">
        <w:rPr>
          <w:b/>
          <w:spacing w:val="-7"/>
          <w:sz w:val="32"/>
          <w:szCs w:val="28"/>
        </w:rPr>
        <w:t xml:space="preserve"> </w:t>
      </w:r>
      <w:r w:rsidRPr="003266E2">
        <w:rPr>
          <w:b/>
          <w:sz w:val="32"/>
          <w:szCs w:val="28"/>
        </w:rPr>
        <w:t>Name:</w:t>
      </w:r>
      <w:r w:rsidRPr="003266E2">
        <w:rPr>
          <w:b/>
          <w:spacing w:val="-4"/>
          <w:sz w:val="32"/>
          <w:szCs w:val="28"/>
        </w:rPr>
        <w:t xml:space="preserve"> </w:t>
      </w:r>
      <w:r w:rsidRPr="003266E2">
        <w:rPr>
          <w:sz w:val="32"/>
          <w:szCs w:val="28"/>
        </w:rPr>
        <w:t>Identifies</w:t>
      </w:r>
      <w:r w:rsidRPr="003266E2">
        <w:rPr>
          <w:spacing w:val="-6"/>
          <w:sz w:val="32"/>
          <w:szCs w:val="28"/>
        </w:rPr>
        <w:t xml:space="preserve"> </w:t>
      </w:r>
      <w:r w:rsidRPr="003266E2">
        <w:rPr>
          <w:sz w:val="32"/>
          <w:szCs w:val="28"/>
        </w:rPr>
        <w:t>the</w:t>
      </w:r>
      <w:r w:rsidRPr="003266E2">
        <w:rPr>
          <w:spacing w:val="-5"/>
          <w:sz w:val="32"/>
          <w:szCs w:val="28"/>
        </w:rPr>
        <w:t xml:space="preserve"> </w:t>
      </w:r>
      <w:r w:rsidRPr="003266E2">
        <w:rPr>
          <w:sz w:val="32"/>
          <w:szCs w:val="28"/>
        </w:rPr>
        <w:t>source</w:t>
      </w:r>
      <w:r w:rsidRPr="003266E2">
        <w:rPr>
          <w:spacing w:val="-5"/>
          <w:sz w:val="32"/>
          <w:szCs w:val="28"/>
        </w:rPr>
        <w:t xml:space="preserve"> </w:t>
      </w:r>
      <w:r w:rsidRPr="003266E2">
        <w:rPr>
          <w:sz w:val="32"/>
          <w:szCs w:val="28"/>
        </w:rPr>
        <w:t>of</w:t>
      </w:r>
      <w:r w:rsidRPr="003266E2">
        <w:rPr>
          <w:spacing w:val="-7"/>
          <w:sz w:val="32"/>
          <w:szCs w:val="28"/>
        </w:rPr>
        <w:t xml:space="preserve"> </w:t>
      </w:r>
      <w:r w:rsidRPr="003266E2">
        <w:rPr>
          <w:sz w:val="32"/>
          <w:szCs w:val="28"/>
        </w:rPr>
        <w:t>each</w:t>
      </w:r>
      <w:r w:rsidRPr="003266E2">
        <w:rPr>
          <w:spacing w:val="-8"/>
          <w:sz w:val="32"/>
          <w:szCs w:val="28"/>
        </w:rPr>
        <w:t xml:space="preserve"> </w:t>
      </w:r>
      <w:r w:rsidRPr="003266E2">
        <w:rPr>
          <w:spacing w:val="-2"/>
          <w:sz w:val="32"/>
          <w:szCs w:val="28"/>
        </w:rPr>
        <w:t>observation.</w:t>
      </w:r>
    </w:p>
    <w:p w14:paraId="0BC46F10" w14:textId="666B01CA" w:rsidR="000F38CB" w:rsidRDefault="000F38CB">
      <w:pPr>
        <w:pStyle w:val="BodyText"/>
        <w:spacing w:before="94"/>
      </w:pPr>
    </w:p>
    <w:p w14:paraId="09E5750F" w14:textId="77169B3D" w:rsidR="000F38CB" w:rsidRPr="00221770" w:rsidRDefault="000F38CB" w:rsidP="000F38CB">
      <w:pPr>
        <w:pStyle w:val="Heading3"/>
        <w:keepNext w:val="0"/>
        <w:keepLines w:val="0"/>
        <w:widowControl w:val="0"/>
        <w:numPr>
          <w:ilvl w:val="1"/>
          <w:numId w:val="12"/>
        </w:numPr>
        <w:tabs>
          <w:tab w:val="left" w:pos="719"/>
        </w:tabs>
        <w:autoSpaceDE w:val="0"/>
        <w:autoSpaceDN w:val="0"/>
        <w:spacing w:before="0" w:after="0" w:line="240" w:lineRule="auto"/>
        <w:ind w:left="719" w:hanging="359"/>
        <w:rPr>
          <w:rFonts w:ascii="Segoe UI Symbol"/>
          <w:b/>
          <w:bCs/>
          <w:sz w:val="36"/>
          <w:szCs w:val="36"/>
        </w:rPr>
      </w:pPr>
      <w:r w:rsidRPr="00221770">
        <w:rPr>
          <w:b/>
          <w:bCs/>
          <w:color w:val="000000" w:themeColor="text1"/>
          <w:sz w:val="36"/>
          <w:szCs w:val="36"/>
        </w:rPr>
        <w:t>Checking</w:t>
      </w:r>
      <w:r w:rsidRPr="00221770">
        <w:rPr>
          <w:b/>
          <w:bCs/>
          <w:color w:val="000000" w:themeColor="text1"/>
          <w:spacing w:val="-3"/>
          <w:sz w:val="36"/>
          <w:szCs w:val="36"/>
        </w:rPr>
        <w:t xml:space="preserve"> </w:t>
      </w:r>
      <w:r w:rsidRPr="00221770">
        <w:rPr>
          <w:b/>
          <w:bCs/>
          <w:color w:val="000000" w:themeColor="text1"/>
          <w:sz w:val="36"/>
          <w:szCs w:val="36"/>
        </w:rPr>
        <w:t>for</w:t>
      </w:r>
      <w:r w:rsidRPr="00221770">
        <w:rPr>
          <w:b/>
          <w:bCs/>
          <w:color w:val="000000" w:themeColor="text1"/>
          <w:spacing w:val="-3"/>
          <w:sz w:val="36"/>
          <w:szCs w:val="36"/>
        </w:rPr>
        <w:t xml:space="preserve"> </w:t>
      </w:r>
      <w:r w:rsidRPr="00221770">
        <w:rPr>
          <w:b/>
          <w:bCs/>
          <w:color w:val="000000" w:themeColor="text1"/>
          <w:sz w:val="36"/>
          <w:szCs w:val="36"/>
        </w:rPr>
        <w:t>Missing</w:t>
      </w:r>
      <w:r w:rsidRPr="00221770">
        <w:rPr>
          <w:b/>
          <w:bCs/>
          <w:color w:val="000000" w:themeColor="text1"/>
          <w:spacing w:val="-3"/>
          <w:sz w:val="36"/>
          <w:szCs w:val="36"/>
        </w:rPr>
        <w:t xml:space="preserve"> </w:t>
      </w:r>
      <w:r w:rsidRPr="00221770">
        <w:rPr>
          <w:b/>
          <w:bCs/>
          <w:color w:val="000000" w:themeColor="text1"/>
          <w:spacing w:val="-2"/>
          <w:sz w:val="36"/>
          <w:szCs w:val="36"/>
        </w:rPr>
        <w:t>Values</w:t>
      </w:r>
    </w:p>
    <w:p w14:paraId="42C8756C" w14:textId="478E9600" w:rsidR="000F38CB" w:rsidRDefault="000F38CB">
      <w:pPr>
        <w:pStyle w:val="BodyText"/>
        <w:spacing w:before="2"/>
        <w:rPr>
          <w:b/>
          <w:sz w:val="13"/>
        </w:rPr>
      </w:pPr>
    </w:p>
    <w:p w14:paraId="1F4D9A2F" w14:textId="3FF3BD50" w:rsidR="000F38CB" w:rsidRDefault="00221770">
      <w:pPr>
        <w:pStyle w:val="BodyText"/>
        <w:spacing w:before="119"/>
        <w:rPr>
          <w:b/>
        </w:rPr>
      </w:pPr>
      <w:r>
        <w:rPr>
          <w:b/>
        </w:rPr>
        <w:t xml:space="preserve">                       </w:t>
      </w:r>
      <w:r>
        <w:rPr>
          <w:b/>
          <w:noProof/>
          <w14:ligatures w14:val="standardContextual"/>
        </w:rPr>
        <w:drawing>
          <wp:inline distT="0" distB="0" distL="0" distR="0" wp14:anchorId="758C94CC" wp14:editId="7706132A">
            <wp:extent cx="2924175" cy="2392045"/>
            <wp:effectExtent l="0" t="0" r="9525" b="8255"/>
            <wp:docPr id="191349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94719" name="Picture 1913494719"/>
                    <pic:cNvPicPr/>
                  </pic:nvPicPr>
                  <pic:blipFill>
                    <a:blip r:embed="rId42">
                      <a:extLst>
                        <a:ext uri="{28A0092B-C50C-407E-A947-70E740481C1C}">
                          <a14:useLocalDpi xmlns:a14="http://schemas.microsoft.com/office/drawing/2010/main" val="0"/>
                        </a:ext>
                      </a:extLst>
                    </a:blip>
                    <a:stretch>
                      <a:fillRect/>
                    </a:stretch>
                  </pic:blipFill>
                  <pic:spPr>
                    <a:xfrm>
                      <a:off x="0" y="0"/>
                      <a:ext cx="2927738" cy="2394960"/>
                    </a:xfrm>
                    <a:prstGeom prst="rect">
                      <a:avLst/>
                    </a:prstGeom>
                  </pic:spPr>
                </pic:pic>
              </a:graphicData>
            </a:graphic>
          </wp:inline>
        </w:drawing>
      </w:r>
    </w:p>
    <w:p w14:paraId="7F20D0C4" w14:textId="6BDB72AE" w:rsidR="000F38CB" w:rsidRPr="003266E2" w:rsidRDefault="000F38CB">
      <w:pPr>
        <w:pStyle w:val="BodyText"/>
        <w:ind w:left="720"/>
        <w:rPr>
          <w:sz w:val="32"/>
          <w:szCs w:val="32"/>
        </w:rPr>
      </w:pPr>
      <w:r w:rsidRPr="003266E2">
        <w:rPr>
          <w:sz w:val="32"/>
          <w:szCs w:val="32"/>
        </w:rPr>
        <w:t>This</w:t>
      </w:r>
      <w:r w:rsidRPr="003266E2">
        <w:rPr>
          <w:spacing w:val="-3"/>
          <w:sz w:val="32"/>
          <w:szCs w:val="32"/>
        </w:rPr>
        <w:t xml:space="preserve"> </w:t>
      </w:r>
      <w:r w:rsidRPr="003266E2">
        <w:rPr>
          <w:spacing w:val="-2"/>
          <w:sz w:val="32"/>
          <w:szCs w:val="32"/>
        </w:rPr>
        <w:t>function:</w:t>
      </w:r>
    </w:p>
    <w:p w14:paraId="28F5EB49" w14:textId="77777777" w:rsidR="000F38CB" w:rsidRPr="003266E2" w:rsidRDefault="000F38CB" w:rsidP="000F38CB">
      <w:pPr>
        <w:pStyle w:val="ListParagraph"/>
        <w:widowControl w:val="0"/>
        <w:numPr>
          <w:ilvl w:val="2"/>
          <w:numId w:val="12"/>
        </w:numPr>
        <w:tabs>
          <w:tab w:val="left" w:pos="894"/>
        </w:tabs>
        <w:autoSpaceDE w:val="0"/>
        <w:autoSpaceDN w:val="0"/>
        <w:spacing w:before="48" w:after="0" w:line="240" w:lineRule="auto"/>
        <w:ind w:left="894" w:hanging="174"/>
        <w:contextualSpacing w:val="0"/>
        <w:rPr>
          <w:sz w:val="32"/>
          <w:szCs w:val="28"/>
        </w:rPr>
      </w:pPr>
      <w:r w:rsidRPr="003266E2">
        <w:rPr>
          <w:sz w:val="32"/>
          <w:szCs w:val="28"/>
        </w:rPr>
        <w:t>Identifies</w:t>
      </w:r>
      <w:r w:rsidRPr="003266E2">
        <w:rPr>
          <w:spacing w:val="-8"/>
          <w:sz w:val="32"/>
          <w:szCs w:val="28"/>
        </w:rPr>
        <w:t xml:space="preserve"> </w:t>
      </w:r>
      <w:r w:rsidRPr="003266E2">
        <w:rPr>
          <w:sz w:val="32"/>
          <w:szCs w:val="28"/>
        </w:rPr>
        <w:t>missing</w:t>
      </w:r>
      <w:r w:rsidRPr="003266E2">
        <w:rPr>
          <w:spacing w:val="-7"/>
          <w:sz w:val="32"/>
          <w:szCs w:val="28"/>
        </w:rPr>
        <w:t xml:space="preserve"> </w:t>
      </w:r>
      <w:r w:rsidRPr="003266E2">
        <w:rPr>
          <w:spacing w:val="-2"/>
          <w:sz w:val="32"/>
          <w:szCs w:val="28"/>
        </w:rPr>
        <w:t>values.</w:t>
      </w:r>
    </w:p>
    <w:p w14:paraId="7D502190" w14:textId="1C76A017" w:rsidR="000F38CB" w:rsidRPr="003266E2" w:rsidRDefault="000F38CB">
      <w:pPr>
        <w:pStyle w:val="BodyText"/>
        <w:spacing w:before="45"/>
        <w:ind w:left="720"/>
        <w:rPr>
          <w:sz w:val="32"/>
          <w:szCs w:val="32"/>
        </w:rPr>
      </w:pPr>
      <w:r w:rsidRPr="003266E2">
        <w:rPr>
          <w:sz w:val="32"/>
          <w:szCs w:val="32"/>
        </w:rPr>
        <w:lastRenderedPageBreak/>
        <w:t>•</w:t>
      </w:r>
      <w:r w:rsidR="00413C97">
        <w:rPr>
          <w:sz w:val="32"/>
          <w:szCs w:val="32"/>
        </w:rPr>
        <w:t xml:space="preserve"> </w:t>
      </w:r>
      <w:r w:rsidRPr="003266E2">
        <w:rPr>
          <w:sz w:val="32"/>
          <w:szCs w:val="32"/>
        </w:rPr>
        <w:t>Counts</w:t>
      </w:r>
      <w:r w:rsidRPr="003266E2">
        <w:rPr>
          <w:spacing w:val="-4"/>
          <w:sz w:val="32"/>
          <w:szCs w:val="32"/>
        </w:rPr>
        <w:t xml:space="preserve"> </w:t>
      </w:r>
      <w:r w:rsidRPr="003266E2">
        <w:rPr>
          <w:sz w:val="32"/>
          <w:szCs w:val="32"/>
        </w:rPr>
        <w:t>the</w:t>
      </w:r>
      <w:r w:rsidRPr="003266E2">
        <w:rPr>
          <w:spacing w:val="-4"/>
          <w:sz w:val="32"/>
          <w:szCs w:val="32"/>
        </w:rPr>
        <w:t xml:space="preserve"> </w:t>
      </w:r>
      <w:r w:rsidRPr="003266E2">
        <w:rPr>
          <w:sz w:val="32"/>
          <w:szCs w:val="32"/>
        </w:rPr>
        <w:t>number</w:t>
      </w:r>
      <w:r w:rsidRPr="003266E2">
        <w:rPr>
          <w:spacing w:val="-5"/>
          <w:sz w:val="32"/>
          <w:szCs w:val="32"/>
        </w:rPr>
        <w:t xml:space="preserve"> </w:t>
      </w:r>
      <w:r w:rsidRPr="003266E2">
        <w:rPr>
          <w:sz w:val="32"/>
          <w:szCs w:val="32"/>
        </w:rPr>
        <w:t>of</w:t>
      </w:r>
      <w:r w:rsidRPr="003266E2">
        <w:rPr>
          <w:spacing w:val="-5"/>
          <w:sz w:val="32"/>
          <w:szCs w:val="32"/>
        </w:rPr>
        <w:t xml:space="preserve"> </w:t>
      </w:r>
      <w:r w:rsidRPr="003266E2">
        <w:rPr>
          <w:sz w:val="32"/>
          <w:szCs w:val="32"/>
        </w:rPr>
        <w:t>missing</w:t>
      </w:r>
      <w:r w:rsidRPr="003266E2">
        <w:rPr>
          <w:spacing w:val="-4"/>
          <w:sz w:val="32"/>
          <w:szCs w:val="32"/>
        </w:rPr>
        <w:t xml:space="preserve"> </w:t>
      </w:r>
      <w:r w:rsidRPr="003266E2">
        <w:rPr>
          <w:sz w:val="32"/>
          <w:szCs w:val="32"/>
        </w:rPr>
        <w:t>entries</w:t>
      </w:r>
      <w:r w:rsidRPr="003266E2">
        <w:rPr>
          <w:spacing w:val="-5"/>
          <w:sz w:val="32"/>
          <w:szCs w:val="32"/>
        </w:rPr>
        <w:t xml:space="preserve"> </w:t>
      </w:r>
      <w:r w:rsidRPr="003266E2">
        <w:rPr>
          <w:sz w:val="32"/>
          <w:szCs w:val="32"/>
        </w:rPr>
        <w:t>per</w:t>
      </w:r>
      <w:r w:rsidRPr="003266E2">
        <w:rPr>
          <w:spacing w:val="-4"/>
          <w:sz w:val="32"/>
          <w:szCs w:val="32"/>
        </w:rPr>
        <w:t xml:space="preserve"> </w:t>
      </w:r>
      <w:r w:rsidRPr="003266E2">
        <w:rPr>
          <w:spacing w:val="-2"/>
          <w:sz w:val="32"/>
          <w:szCs w:val="32"/>
        </w:rPr>
        <w:t>column.</w:t>
      </w:r>
    </w:p>
    <w:p w14:paraId="0E3961A2" w14:textId="20D9CE66" w:rsidR="000F38CB" w:rsidRDefault="000F38CB" w:rsidP="00F92612">
      <w:pPr>
        <w:pStyle w:val="BodyText"/>
        <w:spacing w:before="45" w:line="278" w:lineRule="auto"/>
        <w:ind w:left="720" w:right="547"/>
        <w:rPr>
          <w:sz w:val="32"/>
          <w:szCs w:val="32"/>
        </w:rPr>
      </w:pPr>
      <w:r w:rsidRPr="003266E2">
        <w:rPr>
          <w:sz w:val="32"/>
          <w:szCs w:val="32"/>
        </w:rPr>
        <w:t>The</w:t>
      </w:r>
      <w:r w:rsidRPr="003266E2">
        <w:rPr>
          <w:spacing w:val="-5"/>
          <w:sz w:val="32"/>
          <w:szCs w:val="32"/>
        </w:rPr>
        <w:t xml:space="preserve"> </w:t>
      </w:r>
      <w:r w:rsidRPr="003266E2">
        <w:rPr>
          <w:sz w:val="32"/>
          <w:szCs w:val="32"/>
        </w:rPr>
        <w:t>output</w:t>
      </w:r>
      <w:r w:rsidRPr="003266E2">
        <w:rPr>
          <w:spacing w:val="-5"/>
          <w:sz w:val="32"/>
          <w:szCs w:val="32"/>
        </w:rPr>
        <w:t xml:space="preserve"> </w:t>
      </w:r>
      <w:r w:rsidRPr="003266E2">
        <w:rPr>
          <w:sz w:val="32"/>
          <w:szCs w:val="32"/>
        </w:rPr>
        <w:t>(0</w:t>
      </w:r>
      <w:r w:rsidRPr="003266E2">
        <w:rPr>
          <w:spacing w:val="-6"/>
          <w:sz w:val="32"/>
          <w:szCs w:val="32"/>
        </w:rPr>
        <w:t xml:space="preserve"> </w:t>
      </w:r>
      <w:r w:rsidRPr="003266E2">
        <w:rPr>
          <w:sz w:val="32"/>
          <w:szCs w:val="32"/>
        </w:rPr>
        <w:t>for</w:t>
      </w:r>
      <w:r w:rsidRPr="003266E2">
        <w:rPr>
          <w:spacing w:val="-3"/>
          <w:sz w:val="32"/>
          <w:szCs w:val="32"/>
        </w:rPr>
        <w:t xml:space="preserve"> </w:t>
      </w:r>
      <w:r w:rsidRPr="003266E2">
        <w:rPr>
          <w:sz w:val="32"/>
          <w:szCs w:val="32"/>
        </w:rPr>
        <w:t>all</w:t>
      </w:r>
      <w:r w:rsidRPr="003266E2">
        <w:rPr>
          <w:spacing w:val="-6"/>
          <w:sz w:val="32"/>
          <w:szCs w:val="32"/>
        </w:rPr>
        <w:t xml:space="preserve"> </w:t>
      </w:r>
      <w:r w:rsidRPr="003266E2">
        <w:rPr>
          <w:sz w:val="32"/>
          <w:szCs w:val="32"/>
        </w:rPr>
        <w:t>columns)</w:t>
      </w:r>
      <w:r w:rsidRPr="003266E2">
        <w:rPr>
          <w:spacing w:val="-5"/>
          <w:sz w:val="32"/>
          <w:szCs w:val="32"/>
        </w:rPr>
        <w:t xml:space="preserve"> </w:t>
      </w:r>
      <w:r w:rsidRPr="003266E2">
        <w:rPr>
          <w:sz w:val="32"/>
          <w:szCs w:val="32"/>
        </w:rPr>
        <w:t>confirms</w:t>
      </w:r>
      <w:r w:rsidRPr="003266E2">
        <w:rPr>
          <w:spacing w:val="-4"/>
          <w:sz w:val="32"/>
          <w:szCs w:val="32"/>
        </w:rPr>
        <w:t xml:space="preserve"> </w:t>
      </w:r>
      <w:r w:rsidRPr="003266E2">
        <w:rPr>
          <w:sz w:val="32"/>
          <w:szCs w:val="32"/>
        </w:rPr>
        <w:t>that</w:t>
      </w:r>
      <w:r w:rsidRPr="003266E2">
        <w:rPr>
          <w:spacing w:val="-5"/>
          <w:sz w:val="32"/>
          <w:szCs w:val="32"/>
        </w:rPr>
        <w:t xml:space="preserve"> </w:t>
      </w:r>
      <w:r w:rsidRPr="003266E2">
        <w:rPr>
          <w:sz w:val="32"/>
          <w:szCs w:val="32"/>
        </w:rPr>
        <w:t>there</w:t>
      </w:r>
      <w:r w:rsidRPr="003266E2">
        <w:rPr>
          <w:spacing w:val="-6"/>
          <w:sz w:val="32"/>
          <w:szCs w:val="32"/>
        </w:rPr>
        <w:t xml:space="preserve"> </w:t>
      </w:r>
      <w:r w:rsidRPr="003266E2">
        <w:rPr>
          <w:sz w:val="32"/>
          <w:szCs w:val="32"/>
        </w:rPr>
        <w:t>are</w:t>
      </w:r>
      <w:r w:rsidRPr="003266E2">
        <w:rPr>
          <w:spacing w:val="-6"/>
          <w:sz w:val="32"/>
          <w:szCs w:val="32"/>
        </w:rPr>
        <w:t xml:space="preserve"> </w:t>
      </w:r>
      <w:r w:rsidRPr="003266E2">
        <w:rPr>
          <w:sz w:val="32"/>
          <w:szCs w:val="32"/>
        </w:rPr>
        <w:t>no</w:t>
      </w:r>
      <w:r w:rsidRPr="003266E2">
        <w:rPr>
          <w:spacing w:val="-6"/>
          <w:sz w:val="32"/>
          <w:szCs w:val="32"/>
        </w:rPr>
        <w:t xml:space="preserve"> </w:t>
      </w:r>
      <w:r w:rsidRPr="003266E2">
        <w:rPr>
          <w:sz w:val="32"/>
          <w:szCs w:val="32"/>
        </w:rPr>
        <w:t>missing</w:t>
      </w:r>
      <w:r w:rsidRPr="003266E2">
        <w:rPr>
          <w:spacing w:val="-6"/>
          <w:sz w:val="32"/>
          <w:szCs w:val="32"/>
        </w:rPr>
        <w:t xml:space="preserve"> </w:t>
      </w:r>
      <w:r w:rsidR="00221770">
        <w:rPr>
          <w:spacing w:val="-6"/>
          <w:sz w:val="32"/>
          <w:szCs w:val="32"/>
        </w:rPr>
        <w:t xml:space="preserve">    </w:t>
      </w:r>
      <w:r w:rsidRPr="003266E2">
        <w:rPr>
          <w:sz w:val="32"/>
          <w:szCs w:val="32"/>
        </w:rPr>
        <w:t>values</w:t>
      </w:r>
      <w:r w:rsidRPr="003266E2">
        <w:rPr>
          <w:spacing w:val="-4"/>
          <w:sz w:val="32"/>
          <w:szCs w:val="32"/>
        </w:rPr>
        <w:t xml:space="preserve"> </w:t>
      </w:r>
      <w:r w:rsidRPr="003266E2">
        <w:rPr>
          <w:sz w:val="32"/>
          <w:szCs w:val="32"/>
        </w:rPr>
        <w:t>in</w:t>
      </w:r>
      <w:r w:rsidRPr="003266E2">
        <w:rPr>
          <w:spacing w:val="-7"/>
          <w:sz w:val="32"/>
          <w:szCs w:val="32"/>
        </w:rPr>
        <w:t xml:space="preserve"> </w:t>
      </w:r>
      <w:r w:rsidRPr="003266E2">
        <w:rPr>
          <w:sz w:val="32"/>
          <w:szCs w:val="32"/>
        </w:rPr>
        <w:t>the</w:t>
      </w:r>
      <w:r w:rsidRPr="003266E2">
        <w:rPr>
          <w:spacing w:val="-3"/>
          <w:sz w:val="32"/>
          <w:szCs w:val="32"/>
        </w:rPr>
        <w:t xml:space="preserve"> </w:t>
      </w:r>
      <w:r w:rsidRPr="003266E2">
        <w:rPr>
          <w:sz w:val="32"/>
          <w:szCs w:val="32"/>
        </w:rPr>
        <w:t>dataset, meaning data imputation is not required</w:t>
      </w:r>
    </w:p>
    <w:p w14:paraId="4B99D03A" w14:textId="77777777" w:rsidR="00DB043B" w:rsidRDefault="00DB043B" w:rsidP="00DB043B">
      <w:pPr>
        <w:pStyle w:val="Heading2"/>
        <w:keepNext w:val="0"/>
        <w:keepLines w:val="0"/>
        <w:widowControl w:val="0"/>
        <w:tabs>
          <w:tab w:val="left" w:pos="718"/>
        </w:tabs>
        <w:autoSpaceDE w:val="0"/>
        <w:autoSpaceDN w:val="0"/>
        <w:spacing w:before="80" w:after="0" w:line="240" w:lineRule="auto"/>
      </w:pPr>
    </w:p>
    <w:p w14:paraId="2C7EC49A" w14:textId="77777777" w:rsidR="00DB043B" w:rsidRPr="00221770" w:rsidRDefault="00DB043B" w:rsidP="00DB043B">
      <w:pPr>
        <w:pStyle w:val="Heading2"/>
        <w:keepNext w:val="0"/>
        <w:keepLines w:val="0"/>
        <w:widowControl w:val="0"/>
        <w:numPr>
          <w:ilvl w:val="1"/>
          <w:numId w:val="12"/>
        </w:numPr>
        <w:tabs>
          <w:tab w:val="left" w:pos="718"/>
        </w:tabs>
        <w:autoSpaceDE w:val="0"/>
        <w:autoSpaceDN w:val="0"/>
        <w:spacing w:before="80" w:after="0" w:line="240" w:lineRule="auto"/>
        <w:rPr>
          <w:rFonts w:asciiTheme="minorHAnsi" w:hAnsiTheme="minorHAnsi" w:cstheme="minorHAnsi"/>
          <w:b/>
          <w:bCs/>
          <w:color w:val="000000" w:themeColor="text1"/>
          <w:spacing w:val="-2"/>
          <w:sz w:val="36"/>
          <w:szCs w:val="36"/>
        </w:rPr>
      </w:pPr>
      <w:r w:rsidRPr="00221770">
        <w:rPr>
          <w:rFonts w:asciiTheme="minorHAnsi" w:hAnsiTheme="minorHAnsi" w:cstheme="minorHAnsi"/>
          <w:b/>
          <w:bCs/>
          <w:color w:val="000000" w:themeColor="text1"/>
          <w:sz w:val="36"/>
          <w:szCs w:val="36"/>
        </w:rPr>
        <w:t>Missing</w:t>
      </w:r>
      <w:r w:rsidRPr="00221770">
        <w:rPr>
          <w:rFonts w:asciiTheme="minorHAnsi" w:hAnsiTheme="minorHAnsi" w:cstheme="minorHAnsi"/>
          <w:b/>
          <w:bCs/>
          <w:color w:val="000000" w:themeColor="text1"/>
          <w:spacing w:val="-12"/>
          <w:sz w:val="36"/>
          <w:szCs w:val="36"/>
        </w:rPr>
        <w:t xml:space="preserve"> </w:t>
      </w:r>
      <w:r w:rsidRPr="00221770">
        <w:rPr>
          <w:rFonts w:asciiTheme="minorHAnsi" w:hAnsiTheme="minorHAnsi" w:cstheme="minorHAnsi"/>
          <w:b/>
          <w:bCs/>
          <w:color w:val="000000" w:themeColor="text1"/>
          <w:sz w:val="36"/>
          <w:szCs w:val="36"/>
        </w:rPr>
        <w:t>Value</w:t>
      </w:r>
      <w:r w:rsidRPr="00221770">
        <w:rPr>
          <w:rFonts w:asciiTheme="minorHAnsi" w:hAnsiTheme="minorHAnsi" w:cstheme="minorHAnsi"/>
          <w:b/>
          <w:bCs/>
          <w:color w:val="000000" w:themeColor="text1"/>
          <w:spacing w:val="-9"/>
          <w:sz w:val="36"/>
          <w:szCs w:val="36"/>
        </w:rPr>
        <w:t xml:space="preserve"> </w:t>
      </w:r>
      <w:r w:rsidRPr="00221770">
        <w:rPr>
          <w:rFonts w:asciiTheme="minorHAnsi" w:hAnsiTheme="minorHAnsi" w:cstheme="minorHAnsi"/>
          <w:b/>
          <w:bCs/>
          <w:color w:val="000000" w:themeColor="text1"/>
          <w:spacing w:val="-2"/>
          <w:sz w:val="36"/>
          <w:szCs w:val="36"/>
        </w:rPr>
        <w:t>Treatment</w:t>
      </w:r>
    </w:p>
    <w:p w14:paraId="627E5762" w14:textId="77777777" w:rsidR="00047D48" w:rsidRDefault="00047D48" w:rsidP="00047D48"/>
    <w:p w14:paraId="23EB2DCF" w14:textId="01AB1CA5" w:rsidR="00047D48" w:rsidRDefault="00413C97" w:rsidP="00047D48">
      <w:pPr>
        <w:pStyle w:val="BodyText"/>
        <w:spacing w:before="213"/>
        <w:rPr>
          <w:spacing w:val="-2"/>
          <w:sz w:val="32"/>
          <w:szCs w:val="32"/>
        </w:rPr>
      </w:pPr>
      <w:r>
        <w:rPr>
          <w:sz w:val="32"/>
          <w:szCs w:val="32"/>
        </w:rPr>
        <w:t xml:space="preserve">      </w:t>
      </w:r>
      <w:r w:rsidR="00047D48" w:rsidRPr="00047D48">
        <w:rPr>
          <w:sz w:val="32"/>
          <w:szCs w:val="32"/>
        </w:rPr>
        <w:t>The</w:t>
      </w:r>
      <w:r w:rsidR="00047D48" w:rsidRPr="00047D48">
        <w:rPr>
          <w:spacing w:val="-6"/>
          <w:sz w:val="32"/>
          <w:szCs w:val="32"/>
        </w:rPr>
        <w:t xml:space="preserve"> </w:t>
      </w:r>
      <w:r w:rsidR="00047D48" w:rsidRPr="00047D48">
        <w:rPr>
          <w:sz w:val="32"/>
          <w:szCs w:val="32"/>
        </w:rPr>
        <w:t>missing</w:t>
      </w:r>
      <w:r w:rsidR="00047D48" w:rsidRPr="00047D48">
        <w:rPr>
          <w:spacing w:val="-6"/>
          <w:sz w:val="32"/>
          <w:szCs w:val="32"/>
        </w:rPr>
        <w:t xml:space="preserve"> </w:t>
      </w:r>
      <w:r w:rsidR="00047D48" w:rsidRPr="00047D48">
        <w:rPr>
          <w:sz w:val="32"/>
          <w:szCs w:val="32"/>
        </w:rPr>
        <w:t>values</w:t>
      </w:r>
      <w:r w:rsidR="00047D48" w:rsidRPr="00047D48">
        <w:rPr>
          <w:spacing w:val="-9"/>
          <w:sz w:val="32"/>
          <w:szCs w:val="32"/>
        </w:rPr>
        <w:t xml:space="preserve"> </w:t>
      </w:r>
      <w:r w:rsidR="00047D48" w:rsidRPr="00047D48">
        <w:rPr>
          <w:sz w:val="32"/>
          <w:szCs w:val="32"/>
        </w:rPr>
        <w:t>in</w:t>
      </w:r>
      <w:r w:rsidR="00047D48" w:rsidRPr="00047D48">
        <w:rPr>
          <w:spacing w:val="-5"/>
          <w:sz w:val="32"/>
          <w:szCs w:val="32"/>
        </w:rPr>
        <w:t xml:space="preserve"> </w:t>
      </w:r>
      <w:r w:rsidR="00047D48" w:rsidRPr="00047D48">
        <w:rPr>
          <w:sz w:val="32"/>
          <w:szCs w:val="32"/>
        </w:rPr>
        <w:t>the</w:t>
      </w:r>
      <w:r w:rsidR="00047D48" w:rsidRPr="00047D48">
        <w:rPr>
          <w:spacing w:val="-8"/>
          <w:sz w:val="32"/>
          <w:szCs w:val="32"/>
        </w:rPr>
        <w:t xml:space="preserve"> </w:t>
      </w:r>
      <w:r w:rsidR="00047D48" w:rsidRPr="00047D48">
        <w:rPr>
          <w:sz w:val="32"/>
          <w:szCs w:val="32"/>
        </w:rPr>
        <w:t>dataset</w:t>
      </w:r>
      <w:r w:rsidR="00047D48" w:rsidRPr="00047D48">
        <w:rPr>
          <w:spacing w:val="-8"/>
          <w:sz w:val="32"/>
          <w:szCs w:val="32"/>
        </w:rPr>
        <w:t xml:space="preserve"> </w:t>
      </w:r>
      <w:r w:rsidR="00047D48" w:rsidRPr="00047D48">
        <w:rPr>
          <w:sz w:val="32"/>
          <w:szCs w:val="32"/>
        </w:rPr>
        <w:t>are</w:t>
      </w:r>
      <w:r w:rsidR="00047D48" w:rsidRPr="00047D48">
        <w:rPr>
          <w:spacing w:val="-5"/>
          <w:sz w:val="32"/>
          <w:szCs w:val="32"/>
        </w:rPr>
        <w:t xml:space="preserve"> </w:t>
      </w:r>
      <w:r w:rsidR="00047D48" w:rsidRPr="00047D48">
        <w:rPr>
          <w:sz w:val="32"/>
          <w:szCs w:val="32"/>
        </w:rPr>
        <w:t>filled</w:t>
      </w:r>
      <w:r w:rsidR="00047D48" w:rsidRPr="00047D48">
        <w:rPr>
          <w:spacing w:val="-2"/>
          <w:sz w:val="32"/>
          <w:szCs w:val="32"/>
        </w:rPr>
        <w:t xml:space="preserve"> </w:t>
      </w:r>
      <w:r w:rsidR="00047D48" w:rsidRPr="00047D48">
        <w:rPr>
          <w:sz w:val="32"/>
          <w:szCs w:val="32"/>
        </w:rPr>
        <w:t>using</w:t>
      </w:r>
      <w:r w:rsidR="00047D48" w:rsidRPr="00047D48">
        <w:rPr>
          <w:spacing w:val="-7"/>
          <w:sz w:val="32"/>
          <w:szCs w:val="32"/>
        </w:rPr>
        <w:t xml:space="preserve"> </w:t>
      </w:r>
      <w:r w:rsidR="00047D48" w:rsidRPr="00047D48">
        <w:rPr>
          <w:sz w:val="32"/>
          <w:szCs w:val="32"/>
        </w:rPr>
        <w:t>different</w:t>
      </w:r>
      <w:r w:rsidR="00047D48" w:rsidRPr="00047D48">
        <w:rPr>
          <w:spacing w:val="-7"/>
          <w:sz w:val="32"/>
          <w:szCs w:val="32"/>
        </w:rPr>
        <w:t xml:space="preserve"> </w:t>
      </w:r>
      <w:r w:rsidR="00047D48" w:rsidRPr="00047D48">
        <w:rPr>
          <w:spacing w:val="-2"/>
          <w:sz w:val="32"/>
          <w:szCs w:val="32"/>
        </w:rPr>
        <w:t>strategies:</w:t>
      </w:r>
    </w:p>
    <w:p w14:paraId="634C57E1" w14:textId="497345E3" w:rsidR="00047D48" w:rsidRPr="00221770" w:rsidRDefault="00047D48" w:rsidP="00940218">
      <w:pPr>
        <w:pStyle w:val="BodyText"/>
        <w:numPr>
          <w:ilvl w:val="0"/>
          <w:numId w:val="28"/>
        </w:numPr>
        <w:spacing w:before="213"/>
        <w:rPr>
          <w:b/>
          <w:bCs/>
          <w:sz w:val="40"/>
          <w:szCs w:val="40"/>
        </w:rPr>
      </w:pPr>
      <w:r w:rsidRPr="00221770">
        <w:rPr>
          <w:b/>
          <w:bCs/>
          <w:sz w:val="32"/>
          <w:szCs w:val="32"/>
        </w:rPr>
        <w:t>Mean</w:t>
      </w:r>
      <w:r w:rsidRPr="00221770">
        <w:rPr>
          <w:b/>
          <w:bCs/>
          <w:spacing w:val="-6"/>
          <w:sz w:val="32"/>
          <w:szCs w:val="32"/>
        </w:rPr>
        <w:t xml:space="preserve"> </w:t>
      </w:r>
      <w:r w:rsidRPr="00221770">
        <w:rPr>
          <w:b/>
          <w:bCs/>
          <w:sz w:val="32"/>
          <w:szCs w:val="32"/>
        </w:rPr>
        <w:t>Imputation</w:t>
      </w:r>
      <w:r w:rsidRPr="00221770">
        <w:rPr>
          <w:b/>
          <w:bCs/>
          <w:spacing w:val="-6"/>
          <w:sz w:val="32"/>
          <w:szCs w:val="32"/>
        </w:rPr>
        <w:t xml:space="preserve"> </w:t>
      </w:r>
      <w:r w:rsidRPr="00221770">
        <w:rPr>
          <w:b/>
          <w:bCs/>
          <w:sz w:val="32"/>
          <w:szCs w:val="32"/>
        </w:rPr>
        <w:t>for</w:t>
      </w:r>
      <w:r w:rsidRPr="00221770">
        <w:rPr>
          <w:b/>
          <w:bCs/>
          <w:spacing w:val="-8"/>
          <w:sz w:val="32"/>
          <w:szCs w:val="32"/>
        </w:rPr>
        <w:t xml:space="preserve"> </w:t>
      </w:r>
      <w:r w:rsidRPr="00221770">
        <w:rPr>
          <w:b/>
          <w:bCs/>
          <w:sz w:val="32"/>
          <w:szCs w:val="32"/>
        </w:rPr>
        <w:t>Numerical</w:t>
      </w:r>
      <w:r w:rsidRPr="00221770">
        <w:rPr>
          <w:b/>
          <w:bCs/>
          <w:spacing w:val="-5"/>
          <w:sz w:val="32"/>
          <w:szCs w:val="32"/>
        </w:rPr>
        <w:t xml:space="preserve"> </w:t>
      </w:r>
      <w:r w:rsidRPr="00221770">
        <w:rPr>
          <w:b/>
          <w:bCs/>
          <w:spacing w:val="-2"/>
          <w:sz w:val="32"/>
          <w:szCs w:val="32"/>
        </w:rPr>
        <w:t>Columns</w:t>
      </w:r>
    </w:p>
    <w:p w14:paraId="5A855B2D" w14:textId="7ED25E50" w:rsidR="00047D48" w:rsidRPr="00221770" w:rsidRDefault="000555F6" w:rsidP="00047D48">
      <w:pPr>
        <w:rPr>
          <w:b/>
          <w:bCs/>
        </w:rPr>
      </w:pPr>
      <w:r w:rsidRPr="00221770">
        <w:rPr>
          <w:b/>
          <w:bCs/>
          <w:noProof/>
          <w:sz w:val="14"/>
        </w:rPr>
        <w:drawing>
          <wp:anchor distT="0" distB="0" distL="0" distR="0" simplePos="0" relativeHeight="251692544" behindDoc="1" locked="0" layoutInCell="1" allowOverlap="1" wp14:anchorId="059C992D" wp14:editId="37AED349">
            <wp:simplePos x="0" y="0"/>
            <wp:positionH relativeFrom="page">
              <wp:posOffset>1476375</wp:posOffset>
            </wp:positionH>
            <wp:positionV relativeFrom="paragraph">
              <wp:posOffset>285750</wp:posOffset>
            </wp:positionV>
            <wp:extent cx="4672059" cy="230466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3" cstate="print"/>
                    <a:stretch>
                      <a:fillRect/>
                    </a:stretch>
                  </pic:blipFill>
                  <pic:spPr>
                    <a:xfrm>
                      <a:off x="0" y="0"/>
                      <a:ext cx="4672059" cy="2304669"/>
                    </a:xfrm>
                    <a:prstGeom prst="rect">
                      <a:avLst/>
                    </a:prstGeom>
                  </pic:spPr>
                </pic:pic>
              </a:graphicData>
            </a:graphic>
          </wp:anchor>
        </w:drawing>
      </w:r>
    </w:p>
    <w:p w14:paraId="1F7ED1CE" w14:textId="77777777" w:rsidR="000555F6" w:rsidRDefault="000555F6" w:rsidP="00047D48"/>
    <w:p w14:paraId="22F3D2B2" w14:textId="4511E88F" w:rsidR="00221770" w:rsidRPr="000017BB" w:rsidRDefault="000017BB" w:rsidP="00221770">
      <w:pPr>
        <w:pStyle w:val="BodyText"/>
        <w:spacing w:before="206" w:line="278" w:lineRule="auto"/>
        <w:ind w:left="720" w:right="796"/>
        <w:rPr>
          <w:sz w:val="32"/>
          <w:szCs w:val="32"/>
        </w:rPr>
      </w:pPr>
      <w:r w:rsidRPr="000017BB">
        <w:rPr>
          <w:sz w:val="32"/>
          <w:szCs w:val="32"/>
        </w:rPr>
        <w:t>Missing values in columns like PM2.5, PM10, SO2, NO2, CO, O3, TEMP, PRES, DEWP, RAIN,</w:t>
      </w:r>
      <w:r w:rsidRPr="000017BB">
        <w:rPr>
          <w:spacing w:val="-4"/>
          <w:sz w:val="32"/>
          <w:szCs w:val="32"/>
        </w:rPr>
        <w:t xml:space="preserve"> </w:t>
      </w:r>
      <w:r w:rsidRPr="000017BB">
        <w:rPr>
          <w:sz w:val="32"/>
          <w:szCs w:val="32"/>
        </w:rPr>
        <w:t>and</w:t>
      </w:r>
      <w:r w:rsidRPr="000017BB">
        <w:rPr>
          <w:spacing w:val="-3"/>
          <w:sz w:val="32"/>
          <w:szCs w:val="32"/>
        </w:rPr>
        <w:t xml:space="preserve"> </w:t>
      </w:r>
      <w:r w:rsidRPr="000017BB">
        <w:rPr>
          <w:sz w:val="32"/>
          <w:szCs w:val="32"/>
        </w:rPr>
        <w:t>WSPM</w:t>
      </w:r>
      <w:r w:rsidRPr="000017BB">
        <w:rPr>
          <w:spacing w:val="-5"/>
          <w:sz w:val="32"/>
          <w:szCs w:val="32"/>
        </w:rPr>
        <w:t xml:space="preserve"> </w:t>
      </w:r>
      <w:r w:rsidRPr="000017BB">
        <w:rPr>
          <w:sz w:val="32"/>
          <w:szCs w:val="32"/>
        </w:rPr>
        <w:t>are</w:t>
      </w:r>
      <w:r w:rsidRPr="000017BB">
        <w:rPr>
          <w:spacing w:val="-6"/>
          <w:sz w:val="32"/>
          <w:szCs w:val="32"/>
        </w:rPr>
        <w:t xml:space="preserve"> </w:t>
      </w:r>
      <w:r w:rsidRPr="000017BB">
        <w:rPr>
          <w:sz w:val="32"/>
          <w:szCs w:val="32"/>
        </w:rPr>
        <w:t>replaced</w:t>
      </w:r>
      <w:r w:rsidRPr="000017BB">
        <w:rPr>
          <w:spacing w:val="-3"/>
          <w:sz w:val="32"/>
          <w:szCs w:val="32"/>
        </w:rPr>
        <w:t xml:space="preserve"> </w:t>
      </w:r>
      <w:r w:rsidRPr="000017BB">
        <w:rPr>
          <w:sz w:val="32"/>
          <w:szCs w:val="32"/>
        </w:rPr>
        <w:t>with</w:t>
      </w:r>
      <w:r w:rsidRPr="000017BB">
        <w:rPr>
          <w:spacing w:val="-3"/>
          <w:sz w:val="32"/>
          <w:szCs w:val="32"/>
        </w:rPr>
        <w:t xml:space="preserve"> </w:t>
      </w:r>
      <w:r w:rsidRPr="000017BB">
        <w:rPr>
          <w:sz w:val="32"/>
          <w:szCs w:val="32"/>
        </w:rPr>
        <w:t>the</w:t>
      </w:r>
      <w:r w:rsidRPr="000017BB">
        <w:rPr>
          <w:spacing w:val="-5"/>
          <w:sz w:val="32"/>
          <w:szCs w:val="32"/>
        </w:rPr>
        <w:t xml:space="preserve"> </w:t>
      </w:r>
      <w:r w:rsidRPr="000017BB">
        <w:rPr>
          <w:sz w:val="32"/>
          <w:szCs w:val="32"/>
        </w:rPr>
        <w:t>mean</w:t>
      </w:r>
      <w:r w:rsidRPr="000017BB">
        <w:rPr>
          <w:spacing w:val="-5"/>
          <w:sz w:val="32"/>
          <w:szCs w:val="32"/>
        </w:rPr>
        <w:t xml:space="preserve"> </w:t>
      </w:r>
      <w:r w:rsidRPr="000017BB">
        <w:rPr>
          <w:sz w:val="32"/>
          <w:szCs w:val="32"/>
        </w:rPr>
        <w:t>of</w:t>
      </w:r>
      <w:r w:rsidRPr="000017BB">
        <w:rPr>
          <w:spacing w:val="-5"/>
          <w:sz w:val="32"/>
          <w:szCs w:val="32"/>
        </w:rPr>
        <w:t xml:space="preserve"> </w:t>
      </w:r>
      <w:r w:rsidRPr="000017BB">
        <w:rPr>
          <w:sz w:val="32"/>
          <w:szCs w:val="32"/>
        </w:rPr>
        <w:t>each</w:t>
      </w:r>
      <w:r w:rsidRPr="000017BB">
        <w:rPr>
          <w:spacing w:val="-3"/>
          <w:sz w:val="32"/>
          <w:szCs w:val="32"/>
        </w:rPr>
        <w:t xml:space="preserve"> </w:t>
      </w:r>
      <w:r w:rsidRPr="000017BB">
        <w:rPr>
          <w:sz w:val="32"/>
          <w:szCs w:val="32"/>
        </w:rPr>
        <w:t>column.</w:t>
      </w:r>
      <w:r w:rsidRPr="000017BB">
        <w:rPr>
          <w:spacing w:val="-4"/>
          <w:sz w:val="32"/>
          <w:szCs w:val="32"/>
        </w:rPr>
        <w:t xml:space="preserve"> </w:t>
      </w:r>
      <w:r w:rsidRPr="000017BB">
        <w:rPr>
          <w:sz w:val="32"/>
          <w:szCs w:val="32"/>
        </w:rPr>
        <w:t>This</w:t>
      </w:r>
      <w:r w:rsidRPr="000017BB">
        <w:rPr>
          <w:spacing w:val="-6"/>
          <w:sz w:val="32"/>
          <w:szCs w:val="32"/>
        </w:rPr>
        <w:t xml:space="preserve"> </w:t>
      </w:r>
      <w:r w:rsidRPr="000017BB">
        <w:rPr>
          <w:sz w:val="32"/>
          <w:szCs w:val="32"/>
        </w:rPr>
        <w:t>prevents</w:t>
      </w:r>
      <w:r w:rsidRPr="000017BB">
        <w:rPr>
          <w:spacing w:val="-4"/>
          <w:sz w:val="32"/>
          <w:szCs w:val="32"/>
        </w:rPr>
        <w:t xml:space="preserve"> </w:t>
      </w:r>
      <w:r w:rsidRPr="000017BB">
        <w:rPr>
          <w:sz w:val="32"/>
          <w:szCs w:val="32"/>
        </w:rPr>
        <w:t>data</w:t>
      </w:r>
      <w:r w:rsidRPr="000017BB">
        <w:rPr>
          <w:spacing w:val="-4"/>
          <w:sz w:val="32"/>
          <w:szCs w:val="32"/>
        </w:rPr>
        <w:t xml:space="preserve"> </w:t>
      </w:r>
      <w:r w:rsidRPr="000017BB">
        <w:rPr>
          <w:sz w:val="32"/>
          <w:szCs w:val="32"/>
        </w:rPr>
        <w:t>loss and maintains statistical integrity</w:t>
      </w:r>
      <w:r w:rsidR="00413C97">
        <w:rPr>
          <w:sz w:val="32"/>
          <w:szCs w:val="32"/>
        </w:rPr>
        <w:t>.</w:t>
      </w:r>
    </w:p>
    <w:p w14:paraId="3C74E65B" w14:textId="77777777" w:rsidR="000017BB" w:rsidRPr="000017BB" w:rsidRDefault="000017BB" w:rsidP="000017BB"/>
    <w:p w14:paraId="3F20CA02" w14:textId="77777777" w:rsidR="000017BB" w:rsidRPr="000017BB" w:rsidRDefault="000017BB" w:rsidP="000017BB"/>
    <w:p w14:paraId="5BDE91D5" w14:textId="77777777" w:rsidR="000017BB" w:rsidRPr="000017BB" w:rsidRDefault="000017BB" w:rsidP="000017BB"/>
    <w:p w14:paraId="4426C034" w14:textId="77777777" w:rsidR="000017BB" w:rsidRPr="000017BB" w:rsidRDefault="000017BB" w:rsidP="000017BB"/>
    <w:p w14:paraId="790EDCD1" w14:textId="171CC082" w:rsidR="000F38CB" w:rsidRPr="000017BB" w:rsidRDefault="00221770" w:rsidP="00221770">
      <w:pPr>
        <w:pStyle w:val="Heading3"/>
        <w:keepNext w:val="0"/>
        <w:keepLines w:val="0"/>
        <w:widowControl w:val="0"/>
        <w:tabs>
          <w:tab w:val="left" w:pos="894"/>
        </w:tabs>
        <w:autoSpaceDE w:val="0"/>
        <w:autoSpaceDN w:val="0"/>
        <w:spacing w:before="159" w:after="0" w:line="240" w:lineRule="auto"/>
        <w:rPr>
          <w:b/>
          <w:bCs/>
          <w:color w:val="000000" w:themeColor="text1"/>
          <w:sz w:val="32"/>
          <w:szCs w:val="32"/>
        </w:rPr>
      </w:pPr>
      <w:r>
        <w:rPr>
          <w:b/>
          <w:bCs/>
          <w:color w:val="000000" w:themeColor="text1"/>
          <w:sz w:val="32"/>
          <w:szCs w:val="32"/>
        </w:rPr>
        <w:t xml:space="preserve">        </w:t>
      </w:r>
    </w:p>
    <w:p w14:paraId="6BC6A256" w14:textId="77777777" w:rsidR="00413C97" w:rsidRDefault="00413C97">
      <w:pPr>
        <w:pStyle w:val="BodyText"/>
        <w:spacing w:before="11"/>
        <w:rPr>
          <w:b/>
          <w:sz w:val="14"/>
        </w:rPr>
      </w:pPr>
    </w:p>
    <w:p w14:paraId="69B8DEEC" w14:textId="77777777" w:rsidR="00413C97" w:rsidRDefault="00413C97">
      <w:pPr>
        <w:pStyle w:val="BodyText"/>
        <w:spacing w:before="11"/>
        <w:rPr>
          <w:b/>
          <w:sz w:val="14"/>
        </w:rPr>
      </w:pPr>
    </w:p>
    <w:p w14:paraId="4A3A465F" w14:textId="7AE87952" w:rsidR="000F38CB" w:rsidRPr="00C05D87" w:rsidRDefault="00413C97">
      <w:pPr>
        <w:pStyle w:val="BodyText"/>
        <w:spacing w:before="11"/>
        <w:rPr>
          <w:b/>
          <w:bCs/>
          <w:color w:val="000000" w:themeColor="text1"/>
          <w:sz w:val="32"/>
          <w:szCs w:val="32"/>
        </w:rPr>
      </w:pPr>
      <w:r>
        <w:rPr>
          <w:b/>
          <w:bCs/>
          <w:color w:val="000000" w:themeColor="text1"/>
          <w:sz w:val="32"/>
          <w:szCs w:val="32"/>
        </w:rPr>
        <w:lastRenderedPageBreak/>
        <w:t xml:space="preserve">      </w:t>
      </w:r>
      <w:r w:rsidR="00C05D87">
        <w:rPr>
          <w:b/>
          <w:bCs/>
          <w:color w:val="000000" w:themeColor="text1"/>
          <w:sz w:val="32"/>
          <w:szCs w:val="32"/>
        </w:rPr>
        <w:t xml:space="preserve">    </w:t>
      </w:r>
      <w:r>
        <w:rPr>
          <w:b/>
          <w:bCs/>
          <w:color w:val="000000" w:themeColor="text1"/>
          <w:sz w:val="32"/>
          <w:szCs w:val="32"/>
        </w:rPr>
        <w:t xml:space="preserve">• </w:t>
      </w:r>
      <w:r w:rsidRPr="000017BB">
        <w:rPr>
          <w:b/>
          <w:bCs/>
          <w:color w:val="000000" w:themeColor="text1"/>
          <w:sz w:val="32"/>
          <w:szCs w:val="32"/>
        </w:rPr>
        <w:t>Mode</w:t>
      </w:r>
      <w:r w:rsidRPr="000017BB">
        <w:rPr>
          <w:b/>
          <w:bCs/>
          <w:color w:val="000000" w:themeColor="text1"/>
          <w:spacing w:val="-10"/>
          <w:sz w:val="32"/>
          <w:szCs w:val="32"/>
        </w:rPr>
        <w:t xml:space="preserve"> </w:t>
      </w:r>
      <w:r w:rsidRPr="000017BB">
        <w:rPr>
          <w:b/>
          <w:bCs/>
          <w:color w:val="000000" w:themeColor="text1"/>
          <w:sz w:val="32"/>
          <w:szCs w:val="32"/>
        </w:rPr>
        <w:t>Imputation</w:t>
      </w:r>
      <w:r w:rsidRPr="000017BB">
        <w:rPr>
          <w:b/>
          <w:bCs/>
          <w:color w:val="000000" w:themeColor="text1"/>
          <w:spacing w:val="-8"/>
          <w:sz w:val="32"/>
          <w:szCs w:val="32"/>
        </w:rPr>
        <w:t xml:space="preserve"> </w:t>
      </w:r>
      <w:r w:rsidRPr="000017BB">
        <w:rPr>
          <w:b/>
          <w:bCs/>
          <w:color w:val="000000" w:themeColor="text1"/>
          <w:sz w:val="32"/>
          <w:szCs w:val="32"/>
        </w:rPr>
        <w:t>for</w:t>
      </w:r>
      <w:r w:rsidRPr="000017BB">
        <w:rPr>
          <w:b/>
          <w:bCs/>
          <w:color w:val="000000" w:themeColor="text1"/>
          <w:spacing w:val="-9"/>
          <w:sz w:val="32"/>
          <w:szCs w:val="32"/>
        </w:rPr>
        <w:t xml:space="preserve"> </w:t>
      </w:r>
      <w:r w:rsidRPr="000017BB">
        <w:rPr>
          <w:b/>
          <w:bCs/>
          <w:color w:val="000000" w:themeColor="text1"/>
          <w:sz w:val="32"/>
          <w:szCs w:val="32"/>
        </w:rPr>
        <w:t>Categorical</w:t>
      </w:r>
      <w:r w:rsidRPr="000017BB">
        <w:rPr>
          <w:b/>
          <w:bCs/>
          <w:color w:val="000000" w:themeColor="text1"/>
          <w:spacing w:val="-8"/>
          <w:sz w:val="32"/>
          <w:szCs w:val="32"/>
        </w:rPr>
        <w:t xml:space="preserve"> </w:t>
      </w:r>
      <w:r w:rsidRPr="000017BB">
        <w:rPr>
          <w:b/>
          <w:bCs/>
          <w:color w:val="000000" w:themeColor="text1"/>
          <w:spacing w:val="-2"/>
          <w:sz w:val="32"/>
          <w:szCs w:val="32"/>
        </w:rPr>
        <w:t>Column</w:t>
      </w:r>
      <w:r>
        <w:rPr>
          <w:b/>
          <w:noProof/>
          <w:sz w:val="14"/>
        </w:rPr>
        <w:t xml:space="preserve"> </w:t>
      </w:r>
    </w:p>
    <w:p w14:paraId="5B1A825F" w14:textId="2E676664" w:rsidR="00413C97" w:rsidRDefault="00413C97">
      <w:pPr>
        <w:pStyle w:val="BodyText"/>
        <w:spacing w:before="11"/>
        <w:rPr>
          <w:b/>
          <w:sz w:val="14"/>
        </w:rPr>
      </w:pPr>
      <w:r>
        <w:rPr>
          <w:b/>
          <w:noProof/>
          <w:sz w:val="14"/>
        </w:rPr>
        <w:drawing>
          <wp:anchor distT="0" distB="0" distL="0" distR="0" simplePos="0" relativeHeight="251716096" behindDoc="1" locked="0" layoutInCell="1" allowOverlap="1" wp14:anchorId="413ED903" wp14:editId="5ABC11B7">
            <wp:simplePos x="0" y="0"/>
            <wp:positionH relativeFrom="page">
              <wp:posOffset>1428750</wp:posOffset>
            </wp:positionH>
            <wp:positionV relativeFrom="paragraph">
              <wp:posOffset>116840</wp:posOffset>
            </wp:positionV>
            <wp:extent cx="4724400" cy="257175"/>
            <wp:effectExtent l="0" t="0" r="0" b="9525"/>
            <wp:wrapTopAndBottom/>
            <wp:docPr id="966840682"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4" cstate="print"/>
                    <a:stretch>
                      <a:fillRect/>
                    </a:stretch>
                  </pic:blipFill>
                  <pic:spPr>
                    <a:xfrm>
                      <a:off x="0" y="0"/>
                      <a:ext cx="4724400" cy="257175"/>
                    </a:xfrm>
                    <a:prstGeom prst="rect">
                      <a:avLst/>
                    </a:prstGeom>
                  </pic:spPr>
                </pic:pic>
              </a:graphicData>
            </a:graphic>
            <wp14:sizeRelH relativeFrom="margin">
              <wp14:pctWidth>0</wp14:pctWidth>
            </wp14:sizeRelH>
            <wp14:sizeRelV relativeFrom="margin">
              <wp14:pctHeight>0</wp14:pctHeight>
            </wp14:sizeRelV>
          </wp:anchor>
        </w:drawing>
      </w:r>
    </w:p>
    <w:p w14:paraId="38AA7B83" w14:textId="77777777" w:rsidR="000F38CB" w:rsidRPr="000017BB" w:rsidRDefault="000F38CB">
      <w:pPr>
        <w:pStyle w:val="BodyText"/>
        <w:spacing w:before="208" w:line="278" w:lineRule="auto"/>
        <w:ind w:left="720" w:right="547"/>
        <w:rPr>
          <w:sz w:val="32"/>
          <w:szCs w:val="32"/>
        </w:rPr>
      </w:pPr>
      <w:r w:rsidRPr="000017BB">
        <w:rPr>
          <w:sz w:val="32"/>
          <w:szCs w:val="32"/>
        </w:rPr>
        <w:t>The</w:t>
      </w:r>
      <w:r w:rsidRPr="000017BB">
        <w:rPr>
          <w:spacing w:val="-5"/>
          <w:sz w:val="32"/>
          <w:szCs w:val="32"/>
        </w:rPr>
        <w:t xml:space="preserve"> </w:t>
      </w:r>
      <w:r w:rsidRPr="000017BB">
        <w:rPr>
          <w:sz w:val="32"/>
          <w:szCs w:val="32"/>
        </w:rPr>
        <w:t>WD</w:t>
      </w:r>
      <w:r w:rsidRPr="000017BB">
        <w:rPr>
          <w:spacing w:val="-5"/>
          <w:sz w:val="32"/>
          <w:szCs w:val="32"/>
        </w:rPr>
        <w:t xml:space="preserve"> </w:t>
      </w:r>
      <w:r w:rsidRPr="000017BB">
        <w:rPr>
          <w:sz w:val="32"/>
          <w:szCs w:val="32"/>
        </w:rPr>
        <w:t>(wind</w:t>
      </w:r>
      <w:r w:rsidRPr="000017BB">
        <w:rPr>
          <w:spacing w:val="-7"/>
          <w:sz w:val="32"/>
          <w:szCs w:val="32"/>
        </w:rPr>
        <w:t xml:space="preserve"> </w:t>
      </w:r>
      <w:r w:rsidRPr="000017BB">
        <w:rPr>
          <w:sz w:val="32"/>
          <w:szCs w:val="32"/>
        </w:rPr>
        <w:t>direction)</w:t>
      </w:r>
      <w:r w:rsidRPr="000017BB">
        <w:rPr>
          <w:spacing w:val="-8"/>
          <w:sz w:val="32"/>
          <w:szCs w:val="32"/>
        </w:rPr>
        <w:t xml:space="preserve"> </w:t>
      </w:r>
      <w:r w:rsidRPr="000017BB">
        <w:rPr>
          <w:sz w:val="32"/>
          <w:szCs w:val="32"/>
        </w:rPr>
        <w:t>column</w:t>
      </w:r>
      <w:r w:rsidRPr="000017BB">
        <w:rPr>
          <w:spacing w:val="-5"/>
          <w:sz w:val="32"/>
          <w:szCs w:val="32"/>
        </w:rPr>
        <w:t xml:space="preserve"> </w:t>
      </w:r>
      <w:r w:rsidRPr="000017BB">
        <w:rPr>
          <w:sz w:val="32"/>
          <w:szCs w:val="32"/>
        </w:rPr>
        <w:t>is</w:t>
      </w:r>
      <w:r w:rsidRPr="000017BB">
        <w:rPr>
          <w:spacing w:val="-7"/>
          <w:sz w:val="32"/>
          <w:szCs w:val="32"/>
        </w:rPr>
        <w:t xml:space="preserve"> </w:t>
      </w:r>
      <w:r w:rsidRPr="000017BB">
        <w:rPr>
          <w:sz w:val="32"/>
          <w:szCs w:val="32"/>
        </w:rPr>
        <w:t>categorical,</w:t>
      </w:r>
      <w:r w:rsidRPr="000017BB">
        <w:rPr>
          <w:spacing w:val="-5"/>
          <w:sz w:val="32"/>
          <w:szCs w:val="32"/>
        </w:rPr>
        <w:t xml:space="preserve"> </w:t>
      </w:r>
      <w:r w:rsidRPr="000017BB">
        <w:rPr>
          <w:sz w:val="32"/>
          <w:szCs w:val="32"/>
        </w:rPr>
        <w:t>so</w:t>
      </w:r>
      <w:r w:rsidRPr="000017BB">
        <w:rPr>
          <w:spacing w:val="-7"/>
          <w:sz w:val="32"/>
          <w:szCs w:val="32"/>
        </w:rPr>
        <w:t xml:space="preserve"> </w:t>
      </w:r>
      <w:r w:rsidRPr="000017BB">
        <w:rPr>
          <w:sz w:val="32"/>
          <w:szCs w:val="32"/>
        </w:rPr>
        <w:t>missing</w:t>
      </w:r>
      <w:r w:rsidRPr="000017BB">
        <w:rPr>
          <w:spacing w:val="-6"/>
          <w:sz w:val="32"/>
          <w:szCs w:val="32"/>
        </w:rPr>
        <w:t xml:space="preserve"> </w:t>
      </w:r>
      <w:r w:rsidRPr="000017BB">
        <w:rPr>
          <w:sz w:val="32"/>
          <w:szCs w:val="32"/>
        </w:rPr>
        <w:t>values</w:t>
      </w:r>
      <w:r w:rsidRPr="000017BB">
        <w:rPr>
          <w:spacing w:val="-6"/>
          <w:sz w:val="32"/>
          <w:szCs w:val="32"/>
        </w:rPr>
        <w:t xml:space="preserve"> </w:t>
      </w:r>
      <w:r w:rsidRPr="000017BB">
        <w:rPr>
          <w:sz w:val="32"/>
          <w:szCs w:val="32"/>
        </w:rPr>
        <w:t>are replaced</w:t>
      </w:r>
      <w:r w:rsidRPr="000017BB">
        <w:rPr>
          <w:spacing w:val="-5"/>
          <w:sz w:val="32"/>
          <w:szCs w:val="32"/>
        </w:rPr>
        <w:t xml:space="preserve"> </w:t>
      </w:r>
      <w:r w:rsidRPr="000017BB">
        <w:rPr>
          <w:sz w:val="32"/>
          <w:szCs w:val="32"/>
        </w:rPr>
        <w:t>with</w:t>
      </w:r>
      <w:r w:rsidRPr="000017BB">
        <w:rPr>
          <w:spacing w:val="-5"/>
          <w:sz w:val="32"/>
          <w:szCs w:val="32"/>
        </w:rPr>
        <w:t xml:space="preserve"> </w:t>
      </w:r>
      <w:r w:rsidRPr="000017BB">
        <w:rPr>
          <w:sz w:val="32"/>
          <w:szCs w:val="32"/>
        </w:rPr>
        <w:t>the most frequent value. This ensures logical consistency.</w:t>
      </w:r>
    </w:p>
    <w:p w14:paraId="7F5111A0" w14:textId="09923729" w:rsidR="000F38CB" w:rsidRPr="000017BB" w:rsidRDefault="00221770" w:rsidP="000F38CB">
      <w:pPr>
        <w:pStyle w:val="Heading3"/>
        <w:keepNext w:val="0"/>
        <w:keepLines w:val="0"/>
        <w:widowControl w:val="0"/>
        <w:numPr>
          <w:ilvl w:val="2"/>
          <w:numId w:val="12"/>
        </w:numPr>
        <w:tabs>
          <w:tab w:val="left" w:pos="894"/>
        </w:tabs>
        <w:autoSpaceDE w:val="0"/>
        <w:autoSpaceDN w:val="0"/>
        <w:spacing w:before="158" w:after="0" w:line="240" w:lineRule="auto"/>
        <w:ind w:left="894" w:hanging="174"/>
        <w:rPr>
          <w:b/>
          <w:bCs/>
          <w:color w:val="000000" w:themeColor="text1"/>
          <w:sz w:val="32"/>
          <w:szCs w:val="32"/>
        </w:rPr>
      </w:pPr>
      <w:r>
        <w:rPr>
          <w:b/>
          <w:bCs/>
          <w:color w:val="000000" w:themeColor="text1"/>
          <w:spacing w:val="-2"/>
          <w:sz w:val="32"/>
          <w:szCs w:val="32"/>
        </w:rPr>
        <w:t xml:space="preserve"> </w:t>
      </w:r>
      <w:r w:rsidR="000F38CB" w:rsidRPr="000017BB">
        <w:rPr>
          <w:b/>
          <w:bCs/>
          <w:color w:val="000000" w:themeColor="text1"/>
          <w:spacing w:val="-2"/>
          <w:sz w:val="32"/>
          <w:szCs w:val="32"/>
        </w:rPr>
        <w:t>Validating Missing</w:t>
      </w:r>
      <w:r w:rsidR="000F38CB" w:rsidRPr="000017BB">
        <w:rPr>
          <w:b/>
          <w:bCs/>
          <w:color w:val="000000" w:themeColor="text1"/>
          <w:spacing w:val="-1"/>
          <w:sz w:val="32"/>
          <w:szCs w:val="32"/>
        </w:rPr>
        <w:t xml:space="preserve"> </w:t>
      </w:r>
      <w:r w:rsidR="000F38CB" w:rsidRPr="000017BB">
        <w:rPr>
          <w:b/>
          <w:bCs/>
          <w:color w:val="000000" w:themeColor="text1"/>
          <w:spacing w:val="-2"/>
          <w:sz w:val="32"/>
          <w:szCs w:val="32"/>
        </w:rPr>
        <w:t>Value</w:t>
      </w:r>
      <w:r w:rsidR="000F38CB" w:rsidRPr="000017BB">
        <w:rPr>
          <w:b/>
          <w:bCs/>
          <w:color w:val="000000" w:themeColor="text1"/>
          <w:spacing w:val="-1"/>
          <w:sz w:val="32"/>
          <w:szCs w:val="32"/>
        </w:rPr>
        <w:t xml:space="preserve"> </w:t>
      </w:r>
      <w:r w:rsidR="000F38CB" w:rsidRPr="000017BB">
        <w:rPr>
          <w:b/>
          <w:bCs/>
          <w:color w:val="000000" w:themeColor="text1"/>
          <w:spacing w:val="-2"/>
          <w:sz w:val="32"/>
          <w:szCs w:val="32"/>
        </w:rPr>
        <w:t>Treatment</w:t>
      </w:r>
    </w:p>
    <w:p w14:paraId="641E1A70" w14:textId="1A6A8013" w:rsidR="000F38CB" w:rsidRDefault="000F38CB">
      <w:pPr>
        <w:pStyle w:val="BodyText"/>
        <w:rPr>
          <w:b/>
          <w:sz w:val="15"/>
        </w:rPr>
      </w:pPr>
      <w:r>
        <w:rPr>
          <w:b/>
          <w:noProof/>
          <w:sz w:val="15"/>
        </w:rPr>
        <w:drawing>
          <wp:anchor distT="0" distB="0" distL="0" distR="0" simplePos="0" relativeHeight="251676672" behindDoc="1" locked="0" layoutInCell="1" allowOverlap="1" wp14:anchorId="083ECA5B" wp14:editId="6D384137">
            <wp:simplePos x="0" y="0"/>
            <wp:positionH relativeFrom="page">
              <wp:posOffset>1609725</wp:posOffset>
            </wp:positionH>
            <wp:positionV relativeFrom="paragraph">
              <wp:posOffset>133985</wp:posOffset>
            </wp:positionV>
            <wp:extent cx="2171700" cy="31623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5" cstate="print"/>
                    <a:stretch>
                      <a:fillRect/>
                    </a:stretch>
                  </pic:blipFill>
                  <pic:spPr>
                    <a:xfrm>
                      <a:off x="0" y="0"/>
                      <a:ext cx="2171700" cy="3162300"/>
                    </a:xfrm>
                    <a:prstGeom prst="rect">
                      <a:avLst/>
                    </a:prstGeom>
                  </pic:spPr>
                </pic:pic>
              </a:graphicData>
            </a:graphic>
            <wp14:sizeRelH relativeFrom="margin">
              <wp14:pctWidth>0</wp14:pctWidth>
            </wp14:sizeRelH>
            <wp14:sizeRelV relativeFrom="margin">
              <wp14:pctHeight>0</wp14:pctHeight>
            </wp14:sizeRelV>
          </wp:anchor>
        </w:drawing>
      </w:r>
    </w:p>
    <w:p w14:paraId="71E92981" w14:textId="77777777" w:rsidR="000F38CB" w:rsidRPr="000017BB" w:rsidRDefault="000F38CB">
      <w:pPr>
        <w:pStyle w:val="BodyText"/>
        <w:spacing w:before="258" w:line="278" w:lineRule="auto"/>
        <w:ind w:left="720" w:right="796"/>
        <w:rPr>
          <w:sz w:val="32"/>
          <w:szCs w:val="32"/>
        </w:rPr>
      </w:pPr>
      <w:r w:rsidRPr="000017BB">
        <w:rPr>
          <w:sz w:val="32"/>
          <w:szCs w:val="32"/>
        </w:rPr>
        <w:t>The</w:t>
      </w:r>
      <w:r w:rsidRPr="000017BB">
        <w:rPr>
          <w:spacing w:val="-7"/>
          <w:sz w:val="32"/>
          <w:szCs w:val="32"/>
        </w:rPr>
        <w:t xml:space="preserve"> </w:t>
      </w:r>
      <w:r w:rsidRPr="000017BB">
        <w:rPr>
          <w:b/>
          <w:sz w:val="32"/>
          <w:szCs w:val="32"/>
        </w:rPr>
        <w:t>isnull().sum()</w:t>
      </w:r>
      <w:r w:rsidRPr="000017BB">
        <w:rPr>
          <w:b/>
          <w:spacing w:val="-5"/>
          <w:sz w:val="32"/>
          <w:szCs w:val="32"/>
        </w:rPr>
        <w:t xml:space="preserve"> </w:t>
      </w:r>
      <w:r w:rsidRPr="000017BB">
        <w:rPr>
          <w:sz w:val="32"/>
          <w:szCs w:val="32"/>
        </w:rPr>
        <w:t>function</w:t>
      </w:r>
      <w:r w:rsidRPr="000017BB">
        <w:rPr>
          <w:spacing w:val="-4"/>
          <w:sz w:val="32"/>
          <w:szCs w:val="32"/>
        </w:rPr>
        <w:t xml:space="preserve"> </w:t>
      </w:r>
      <w:r w:rsidRPr="000017BB">
        <w:rPr>
          <w:sz w:val="32"/>
          <w:szCs w:val="32"/>
        </w:rPr>
        <w:t>confirms</w:t>
      </w:r>
      <w:r w:rsidRPr="000017BB">
        <w:rPr>
          <w:spacing w:val="-8"/>
          <w:sz w:val="32"/>
          <w:szCs w:val="32"/>
        </w:rPr>
        <w:t xml:space="preserve"> </w:t>
      </w:r>
      <w:r w:rsidRPr="000017BB">
        <w:rPr>
          <w:sz w:val="32"/>
          <w:szCs w:val="32"/>
        </w:rPr>
        <w:t>that</w:t>
      </w:r>
      <w:r w:rsidRPr="000017BB">
        <w:rPr>
          <w:spacing w:val="-7"/>
          <w:sz w:val="32"/>
          <w:szCs w:val="32"/>
        </w:rPr>
        <w:t xml:space="preserve"> </w:t>
      </w:r>
      <w:r w:rsidRPr="000017BB">
        <w:rPr>
          <w:sz w:val="32"/>
          <w:szCs w:val="32"/>
        </w:rPr>
        <w:t>all</w:t>
      </w:r>
      <w:r w:rsidRPr="000017BB">
        <w:rPr>
          <w:spacing w:val="-5"/>
          <w:sz w:val="32"/>
          <w:szCs w:val="32"/>
        </w:rPr>
        <w:t xml:space="preserve"> </w:t>
      </w:r>
      <w:r w:rsidRPr="000017BB">
        <w:rPr>
          <w:sz w:val="32"/>
          <w:szCs w:val="32"/>
        </w:rPr>
        <w:t>missing</w:t>
      </w:r>
      <w:r w:rsidRPr="000017BB">
        <w:rPr>
          <w:spacing w:val="-6"/>
          <w:sz w:val="32"/>
          <w:szCs w:val="32"/>
        </w:rPr>
        <w:t xml:space="preserve"> </w:t>
      </w:r>
      <w:r w:rsidRPr="000017BB">
        <w:rPr>
          <w:sz w:val="32"/>
          <w:szCs w:val="32"/>
        </w:rPr>
        <w:t>values</w:t>
      </w:r>
      <w:r w:rsidRPr="000017BB">
        <w:rPr>
          <w:spacing w:val="-8"/>
          <w:sz w:val="32"/>
          <w:szCs w:val="32"/>
        </w:rPr>
        <w:t xml:space="preserve"> </w:t>
      </w:r>
      <w:r w:rsidRPr="000017BB">
        <w:rPr>
          <w:sz w:val="32"/>
          <w:szCs w:val="32"/>
        </w:rPr>
        <w:t>have</w:t>
      </w:r>
      <w:r w:rsidRPr="000017BB">
        <w:rPr>
          <w:spacing w:val="-5"/>
          <w:sz w:val="32"/>
          <w:szCs w:val="32"/>
        </w:rPr>
        <w:t xml:space="preserve"> </w:t>
      </w:r>
      <w:r w:rsidRPr="000017BB">
        <w:rPr>
          <w:sz w:val="32"/>
          <w:szCs w:val="32"/>
        </w:rPr>
        <w:t>been</w:t>
      </w:r>
      <w:r w:rsidRPr="000017BB">
        <w:rPr>
          <w:spacing w:val="-7"/>
          <w:sz w:val="32"/>
          <w:szCs w:val="32"/>
        </w:rPr>
        <w:t xml:space="preserve"> </w:t>
      </w:r>
      <w:r w:rsidRPr="000017BB">
        <w:rPr>
          <w:sz w:val="32"/>
          <w:szCs w:val="32"/>
        </w:rPr>
        <w:t>handled, displaying 0 for every column.</w:t>
      </w:r>
    </w:p>
    <w:p w14:paraId="18EA2C82" w14:textId="77777777" w:rsidR="000F38CB" w:rsidRDefault="000F38CB">
      <w:pPr>
        <w:pStyle w:val="BodyText"/>
        <w:spacing w:line="278" w:lineRule="auto"/>
        <w:sectPr w:rsidR="000F38CB" w:rsidSect="004D5155">
          <w:pgSz w:w="12240" w:h="15840"/>
          <w:pgMar w:top="1360" w:right="720" w:bottom="28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6ABA2767" w14:textId="77777777" w:rsidR="000F38CB" w:rsidRPr="00D7580F" w:rsidRDefault="000F38CB" w:rsidP="000F38CB">
      <w:pPr>
        <w:pStyle w:val="Heading2"/>
        <w:keepNext w:val="0"/>
        <w:keepLines w:val="0"/>
        <w:widowControl w:val="0"/>
        <w:numPr>
          <w:ilvl w:val="1"/>
          <w:numId w:val="12"/>
        </w:numPr>
        <w:tabs>
          <w:tab w:val="left" w:pos="718"/>
        </w:tabs>
        <w:autoSpaceDE w:val="0"/>
        <w:autoSpaceDN w:val="0"/>
        <w:spacing w:before="80" w:after="0" w:line="240" w:lineRule="auto"/>
        <w:ind w:left="718" w:hanging="358"/>
        <w:rPr>
          <w:rFonts w:asciiTheme="minorHAnsi" w:hAnsiTheme="minorHAnsi" w:cstheme="minorHAnsi"/>
          <w:b/>
          <w:bCs/>
          <w:color w:val="000000" w:themeColor="text1"/>
          <w:sz w:val="36"/>
          <w:szCs w:val="36"/>
        </w:rPr>
      </w:pPr>
      <w:r w:rsidRPr="00D7580F">
        <w:rPr>
          <w:rFonts w:asciiTheme="minorHAnsi" w:hAnsiTheme="minorHAnsi" w:cstheme="minorHAnsi"/>
          <w:b/>
          <w:bCs/>
          <w:color w:val="000000" w:themeColor="text1"/>
          <w:sz w:val="36"/>
          <w:szCs w:val="36"/>
        </w:rPr>
        <w:lastRenderedPageBreak/>
        <w:t>Boxplot</w:t>
      </w:r>
      <w:r w:rsidRPr="00D7580F">
        <w:rPr>
          <w:rFonts w:asciiTheme="minorHAnsi" w:hAnsiTheme="minorHAnsi" w:cstheme="minorHAnsi"/>
          <w:b/>
          <w:bCs/>
          <w:color w:val="000000" w:themeColor="text1"/>
          <w:spacing w:val="-9"/>
          <w:sz w:val="36"/>
          <w:szCs w:val="36"/>
        </w:rPr>
        <w:t xml:space="preserve"> </w:t>
      </w:r>
      <w:r w:rsidRPr="00D7580F">
        <w:rPr>
          <w:rFonts w:asciiTheme="minorHAnsi" w:hAnsiTheme="minorHAnsi" w:cstheme="minorHAnsi"/>
          <w:b/>
          <w:bCs/>
          <w:color w:val="000000" w:themeColor="text1"/>
          <w:sz w:val="36"/>
          <w:szCs w:val="36"/>
        </w:rPr>
        <w:t>Analysis</w:t>
      </w:r>
      <w:r w:rsidRPr="00D7580F">
        <w:rPr>
          <w:rFonts w:asciiTheme="minorHAnsi" w:hAnsiTheme="minorHAnsi" w:cstheme="minorHAnsi"/>
          <w:b/>
          <w:bCs/>
          <w:color w:val="000000" w:themeColor="text1"/>
          <w:spacing w:val="-6"/>
          <w:sz w:val="36"/>
          <w:szCs w:val="36"/>
        </w:rPr>
        <w:t xml:space="preserve"> </w:t>
      </w:r>
      <w:r w:rsidRPr="00D7580F">
        <w:rPr>
          <w:rFonts w:asciiTheme="minorHAnsi" w:hAnsiTheme="minorHAnsi" w:cstheme="minorHAnsi"/>
          <w:b/>
          <w:bCs/>
          <w:color w:val="000000" w:themeColor="text1"/>
          <w:sz w:val="36"/>
          <w:szCs w:val="36"/>
        </w:rPr>
        <w:t>of</w:t>
      </w:r>
      <w:r w:rsidRPr="00D7580F">
        <w:rPr>
          <w:rFonts w:asciiTheme="minorHAnsi" w:hAnsiTheme="minorHAnsi" w:cstheme="minorHAnsi"/>
          <w:b/>
          <w:bCs/>
          <w:color w:val="000000" w:themeColor="text1"/>
          <w:spacing w:val="-8"/>
          <w:sz w:val="36"/>
          <w:szCs w:val="36"/>
        </w:rPr>
        <w:t xml:space="preserve"> </w:t>
      </w:r>
      <w:r w:rsidRPr="00D7580F">
        <w:rPr>
          <w:rFonts w:asciiTheme="minorHAnsi" w:hAnsiTheme="minorHAnsi" w:cstheme="minorHAnsi"/>
          <w:b/>
          <w:bCs/>
          <w:color w:val="000000" w:themeColor="text1"/>
          <w:sz w:val="36"/>
          <w:szCs w:val="36"/>
        </w:rPr>
        <w:t>PM2.5</w:t>
      </w:r>
      <w:r w:rsidRPr="00D7580F">
        <w:rPr>
          <w:rFonts w:asciiTheme="minorHAnsi" w:hAnsiTheme="minorHAnsi" w:cstheme="minorHAnsi"/>
          <w:b/>
          <w:bCs/>
          <w:color w:val="000000" w:themeColor="text1"/>
          <w:spacing w:val="-7"/>
          <w:sz w:val="36"/>
          <w:szCs w:val="36"/>
        </w:rPr>
        <w:t xml:space="preserve"> </w:t>
      </w:r>
      <w:r w:rsidRPr="00D7580F">
        <w:rPr>
          <w:rFonts w:asciiTheme="minorHAnsi" w:hAnsiTheme="minorHAnsi" w:cstheme="minorHAnsi"/>
          <w:b/>
          <w:bCs/>
          <w:color w:val="000000" w:themeColor="text1"/>
          <w:sz w:val="36"/>
          <w:szCs w:val="36"/>
        </w:rPr>
        <w:t>and</w:t>
      </w:r>
      <w:r w:rsidRPr="00D7580F">
        <w:rPr>
          <w:rFonts w:asciiTheme="minorHAnsi" w:hAnsiTheme="minorHAnsi" w:cstheme="minorHAnsi"/>
          <w:b/>
          <w:bCs/>
          <w:color w:val="000000" w:themeColor="text1"/>
          <w:spacing w:val="-6"/>
          <w:sz w:val="36"/>
          <w:szCs w:val="36"/>
        </w:rPr>
        <w:t xml:space="preserve"> </w:t>
      </w:r>
      <w:r w:rsidRPr="00D7580F">
        <w:rPr>
          <w:rFonts w:asciiTheme="minorHAnsi" w:hAnsiTheme="minorHAnsi" w:cstheme="minorHAnsi"/>
          <w:b/>
          <w:bCs/>
          <w:color w:val="000000" w:themeColor="text1"/>
          <w:sz w:val="36"/>
          <w:szCs w:val="36"/>
        </w:rPr>
        <w:t>PM10</w:t>
      </w:r>
      <w:r w:rsidRPr="00D7580F">
        <w:rPr>
          <w:rFonts w:asciiTheme="minorHAnsi" w:hAnsiTheme="minorHAnsi" w:cstheme="minorHAnsi"/>
          <w:b/>
          <w:bCs/>
          <w:color w:val="000000" w:themeColor="text1"/>
          <w:spacing w:val="-8"/>
          <w:sz w:val="36"/>
          <w:szCs w:val="36"/>
        </w:rPr>
        <w:t xml:space="preserve"> </w:t>
      </w:r>
      <w:r w:rsidRPr="00D7580F">
        <w:rPr>
          <w:rFonts w:asciiTheme="minorHAnsi" w:hAnsiTheme="minorHAnsi" w:cstheme="minorHAnsi"/>
          <w:b/>
          <w:bCs/>
          <w:color w:val="000000" w:themeColor="text1"/>
          <w:sz w:val="36"/>
          <w:szCs w:val="36"/>
        </w:rPr>
        <w:t>(Before</w:t>
      </w:r>
      <w:r w:rsidRPr="00D7580F">
        <w:rPr>
          <w:rFonts w:asciiTheme="minorHAnsi" w:hAnsiTheme="minorHAnsi" w:cstheme="minorHAnsi"/>
          <w:b/>
          <w:bCs/>
          <w:color w:val="000000" w:themeColor="text1"/>
          <w:spacing w:val="-5"/>
          <w:sz w:val="36"/>
          <w:szCs w:val="36"/>
        </w:rPr>
        <w:t xml:space="preserve"> </w:t>
      </w:r>
      <w:r w:rsidRPr="00D7580F">
        <w:rPr>
          <w:rFonts w:asciiTheme="minorHAnsi" w:hAnsiTheme="minorHAnsi" w:cstheme="minorHAnsi"/>
          <w:b/>
          <w:bCs/>
          <w:color w:val="000000" w:themeColor="text1"/>
          <w:spacing w:val="-2"/>
          <w:sz w:val="36"/>
          <w:szCs w:val="36"/>
        </w:rPr>
        <w:t>Filtering)</w:t>
      </w:r>
    </w:p>
    <w:p w14:paraId="028692C2" w14:textId="56CA2AF5" w:rsidR="000F38CB" w:rsidRDefault="00AD467C">
      <w:pPr>
        <w:pStyle w:val="BodyText"/>
        <w:spacing w:before="182"/>
        <w:rPr>
          <w:b/>
          <w:sz w:val="20"/>
        </w:rPr>
      </w:pPr>
      <w:r>
        <w:rPr>
          <w:b/>
          <w:noProof/>
          <w:sz w:val="20"/>
        </w:rPr>
        <w:drawing>
          <wp:anchor distT="0" distB="0" distL="0" distR="0" simplePos="0" relativeHeight="251671040" behindDoc="1" locked="0" layoutInCell="1" allowOverlap="1" wp14:anchorId="2E0A0A0A" wp14:editId="59FA53CD">
            <wp:simplePos x="0" y="0"/>
            <wp:positionH relativeFrom="page">
              <wp:posOffset>4238625</wp:posOffset>
            </wp:positionH>
            <wp:positionV relativeFrom="paragraph">
              <wp:posOffset>281940</wp:posOffset>
            </wp:positionV>
            <wp:extent cx="3048000" cy="2943225"/>
            <wp:effectExtent l="0" t="0" r="0" b="952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46" cstate="print"/>
                    <a:stretch>
                      <a:fillRect/>
                    </a:stretch>
                  </pic:blipFill>
                  <pic:spPr>
                    <a:xfrm>
                      <a:off x="0" y="0"/>
                      <a:ext cx="3048000" cy="2943225"/>
                    </a:xfrm>
                    <a:prstGeom prst="rect">
                      <a:avLst/>
                    </a:prstGeom>
                  </pic:spPr>
                </pic:pic>
              </a:graphicData>
            </a:graphic>
            <wp14:sizeRelH relativeFrom="margin">
              <wp14:pctWidth>0</wp14:pctWidth>
            </wp14:sizeRelH>
            <wp14:sizeRelV relativeFrom="margin">
              <wp14:pctHeight>0</wp14:pctHeight>
            </wp14:sizeRelV>
          </wp:anchor>
        </w:drawing>
      </w:r>
      <w:r w:rsidR="000F38CB">
        <w:rPr>
          <w:b/>
          <w:noProof/>
          <w:sz w:val="20"/>
        </w:rPr>
        <w:drawing>
          <wp:anchor distT="0" distB="0" distL="0" distR="0" simplePos="0" relativeHeight="251668992" behindDoc="1" locked="0" layoutInCell="1" allowOverlap="1" wp14:anchorId="678BE9F0" wp14:editId="539875A6">
            <wp:simplePos x="0" y="0"/>
            <wp:positionH relativeFrom="page">
              <wp:posOffset>828675</wp:posOffset>
            </wp:positionH>
            <wp:positionV relativeFrom="paragraph">
              <wp:posOffset>281940</wp:posOffset>
            </wp:positionV>
            <wp:extent cx="3202305" cy="2847975"/>
            <wp:effectExtent l="0" t="0" r="0" b="952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7" cstate="print"/>
                    <a:stretch>
                      <a:fillRect/>
                    </a:stretch>
                  </pic:blipFill>
                  <pic:spPr>
                    <a:xfrm>
                      <a:off x="0" y="0"/>
                      <a:ext cx="3202305" cy="2847975"/>
                    </a:xfrm>
                    <a:prstGeom prst="rect">
                      <a:avLst/>
                    </a:prstGeom>
                  </pic:spPr>
                </pic:pic>
              </a:graphicData>
            </a:graphic>
            <wp14:sizeRelH relativeFrom="margin">
              <wp14:pctWidth>0</wp14:pctWidth>
            </wp14:sizeRelH>
            <wp14:sizeRelV relativeFrom="margin">
              <wp14:pctHeight>0</wp14:pctHeight>
            </wp14:sizeRelV>
          </wp:anchor>
        </w:drawing>
      </w:r>
    </w:p>
    <w:p w14:paraId="7FB8C502" w14:textId="77777777" w:rsidR="000F38CB" w:rsidRDefault="000F38CB">
      <w:pPr>
        <w:pStyle w:val="BodyText"/>
        <w:spacing w:before="143"/>
        <w:rPr>
          <w:b/>
          <w:sz w:val="28"/>
        </w:rPr>
      </w:pPr>
    </w:p>
    <w:p w14:paraId="6E6AE832" w14:textId="64583DBB" w:rsidR="000F38CB" w:rsidRPr="00DF274E" w:rsidRDefault="00D7580F" w:rsidP="00D7580F">
      <w:pPr>
        <w:widowControl w:val="0"/>
        <w:tabs>
          <w:tab w:val="left" w:pos="921"/>
        </w:tabs>
        <w:autoSpaceDE w:val="0"/>
        <w:autoSpaceDN w:val="0"/>
        <w:spacing w:before="1" w:after="0" w:line="278" w:lineRule="auto"/>
        <w:ind w:right="1368"/>
        <w:rPr>
          <w:b/>
          <w:sz w:val="32"/>
          <w:szCs w:val="32"/>
        </w:rPr>
      </w:pPr>
      <w:r w:rsidRPr="00D7580F">
        <w:rPr>
          <w:sz w:val="28"/>
          <w:szCs w:val="28"/>
        </w:rPr>
        <w:t>•</w:t>
      </w:r>
      <w:r w:rsidR="000F38CB" w:rsidRPr="00DF274E">
        <w:rPr>
          <w:sz w:val="32"/>
          <w:szCs w:val="32"/>
        </w:rPr>
        <w:t>The</w:t>
      </w:r>
      <w:r w:rsidR="000F38CB" w:rsidRPr="00DF274E">
        <w:rPr>
          <w:spacing w:val="-7"/>
          <w:sz w:val="32"/>
          <w:szCs w:val="32"/>
        </w:rPr>
        <w:t xml:space="preserve"> </w:t>
      </w:r>
      <w:r w:rsidR="000F38CB" w:rsidRPr="00DF274E">
        <w:rPr>
          <w:b/>
          <w:sz w:val="32"/>
          <w:szCs w:val="32"/>
        </w:rPr>
        <w:t>sns.boxplot()</w:t>
      </w:r>
      <w:r w:rsidR="000F38CB" w:rsidRPr="00DF274E">
        <w:rPr>
          <w:b/>
          <w:spacing w:val="-6"/>
          <w:sz w:val="32"/>
          <w:szCs w:val="32"/>
        </w:rPr>
        <w:t xml:space="preserve"> </w:t>
      </w:r>
      <w:r w:rsidR="000F38CB" w:rsidRPr="00DF274E">
        <w:rPr>
          <w:sz w:val="32"/>
          <w:szCs w:val="32"/>
        </w:rPr>
        <w:t>function</w:t>
      </w:r>
      <w:r w:rsidR="000F38CB" w:rsidRPr="00DF274E">
        <w:rPr>
          <w:spacing w:val="-7"/>
          <w:sz w:val="32"/>
          <w:szCs w:val="32"/>
        </w:rPr>
        <w:t xml:space="preserve"> </w:t>
      </w:r>
      <w:r w:rsidR="000F38CB" w:rsidRPr="00DF274E">
        <w:rPr>
          <w:sz w:val="32"/>
          <w:szCs w:val="32"/>
        </w:rPr>
        <w:t>from</w:t>
      </w:r>
      <w:r w:rsidR="000F38CB" w:rsidRPr="00DF274E">
        <w:rPr>
          <w:spacing w:val="-7"/>
          <w:sz w:val="32"/>
          <w:szCs w:val="32"/>
        </w:rPr>
        <w:t xml:space="preserve"> </w:t>
      </w:r>
      <w:r w:rsidR="000F38CB" w:rsidRPr="00DF274E">
        <w:rPr>
          <w:sz w:val="32"/>
          <w:szCs w:val="32"/>
        </w:rPr>
        <w:t>the</w:t>
      </w:r>
      <w:r w:rsidR="000F38CB" w:rsidRPr="00DF274E">
        <w:rPr>
          <w:spacing w:val="-7"/>
          <w:sz w:val="32"/>
          <w:szCs w:val="32"/>
        </w:rPr>
        <w:t xml:space="preserve"> </w:t>
      </w:r>
      <w:r w:rsidR="000F38CB" w:rsidRPr="00DF274E">
        <w:rPr>
          <w:sz w:val="32"/>
          <w:szCs w:val="32"/>
        </w:rPr>
        <w:t>Seaborn</w:t>
      </w:r>
      <w:r w:rsidR="000F38CB" w:rsidRPr="00DF274E">
        <w:rPr>
          <w:spacing w:val="-8"/>
          <w:sz w:val="32"/>
          <w:szCs w:val="32"/>
        </w:rPr>
        <w:t xml:space="preserve"> </w:t>
      </w:r>
      <w:r w:rsidR="000F38CB" w:rsidRPr="00DF274E">
        <w:rPr>
          <w:sz w:val="32"/>
          <w:szCs w:val="32"/>
        </w:rPr>
        <w:t>library</w:t>
      </w:r>
      <w:r w:rsidR="000F38CB" w:rsidRPr="00DF274E">
        <w:rPr>
          <w:spacing w:val="-5"/>
          <w:sz w:val="32"/>
          <w:szCs w:val="32"/>
        </w:rPr>
        <w:t xml:space="preserve"> </w:t>
      </w:r>
      <w:r w:rsidR="000F38CB" w:rsidRPr="00DF274E">
        <w:rPr>
          <w:sz w:val="32"/>
          <w:szCs w:val="32"/>
        </w:rPr>
        <w:t>is</w:t>
      </w:r>
      <w:r w:rsidR="000F38CB" w:rsidRPr="00DF274E">
        <w:rPr>
          <w:spacing w:val="-6"/>
          <w:sz w:val="32"/>
          <w:szCs w:val="32"/>
        </w:rPr>
        <w:t xml:space="preserve"> </w:t>
      </w:r>
      <w:r w:rsidR="000F38CB" w:rsidRPr="00DF274E">
        <w:rPr>
          <w:sz w:val="32"/>
          <w:szCs w:val="32"/>
        </w:rPr>
        <w:t>used</w:t>
      </w:r>
      <w:r w:rsidR="000F38CB" w:rsidRPr="00DF274E">
        <w:rPr>
          <w:spacing w:val="-8"/>
          <w:sz w:val="32"/>
          <w:szCs w:val="32"/>
        </w:rPr>
        <w:t xml:space="preserve"> </w:t>
      </w:r>
      <w:r w:rsidR="000F38CB" w:rsidRPr="00DF274E">
        <w:rPr>
          <w:sz w:val="32"/>
          <w:szCs w:val="32"/>
        </w:rPr>
        <w:t>to</w:t>
      </w:r>
      <w:r w:rsidR="000F38CB" w:rsidRPr="00DF274E">
        <w:rPr>
          <w:spacing w:val="-5"/>
          <w:sz w:val="32"/>
          <w:szCs w:val="32"/>
        </w:rPr>
        <w:t xml:space="preserve"> </w:t>
      </w:r>
      <w:r w:rsidR="000F38CB" w:rsidRPr="00DF274E">
        <w:rPr>
          <w:sz w:val="32"/>
          <w:szCs w:val="32"/>
        </w:rPr>
        <w:t>create boxplots for PM2.5 and PM10 values.</w:t>
      </w:r>
    </w:p>
    <w:p w14:paraId="165AAA7F" w14:textId="792066BE" w:rsidR="000F38CB" w:rsidRPr="00DF274E" w:rsidRDefault="00D7580F" w:rsidP="00D7580F">
      <w:pPr>
        <w:widowControl w:val="0"/>
        <w:tabs>
          <w:tab w:val="left" w:pos="921"/>
        </w:tabs>
        <w:autoSpaceDE w:val="0"/>
        <w:autoSpaceDN w:val="0"/>
        <w:spacing w:after="0" w:line="278" w:lineRule="auto"/>
        <w:ind w:right="1371"/>
        <w:rPr>
          <w:b/>
          <w:sz w:val="32"/>
          <w:szCs w:val="32"/>
        </w:rPr>
      </w:pPr>
      <w:r w:rsidRPr="00DF274E">
        <w:rPr>
          <w:sz w:val="32"/>
          <w:szCs w:val="32"/>
        </w:rPr>
        <w:t>•</w:t>
      </w:r>
      <w:r w:rsidR="000F38CB" w:rsidRPr="00DF274E">
        <w:rPr>
          <w:sz w:val="32"/>
          <w:szCs w:val="32"/>
        </w:rPr>
        <w:t>Boxplots</w:t>
      </w:r>
      <w:r w:rsidR="000F38CB" w:rsidRPr="00DF274E">
        <w:rPr>
          <w:spacing w:val="-7"/>
          <w:sz w:val="32"/>
          <w:szCs w:val="32"/>
        </w:rPr>
        <w:t xml:space="preserve"> </w:t>
      </w:r>
      <w:r w:rsidR="000F38CB" w:rsidRPr="00DF274E">
        <w:rPr>
          <w:sz w:val="32"/>
          <w:szCs w:val="32"/>
        </w:rPr>
        <w:t>help</w:t>
      </w:r>
      <w:r w:rsidR="000F38CB" w:rsidRPr="00DF274E">
        <w:rPr>
          <w:spacing w:val="-8"/>
          <w:sz w:val="32"/>
          <w:szCs w:val="32"/>
        </w:rPr>
        <w:t xml:space="preserve"> </w:t>
      </w:r>
      <w:r w:rsidR="000F38CB" w:rsidRPr="00DF274E">
        <w:rPr>
          <w:sz w:val="32"/>
          <w:szCs w:val="32"/>
        </w:rPr>
        <w:t>in</w:t>
      </w:r>
      <w:r w:rsidR="000F38CB" w:rsidRPr="00DF274E">
        <w:rPr>
          <w:spacing w:val="-7"/>
          <w:sz w:val="32"/>
          <w:szCs w:val="32"/>
        </w:rPr>
        <w:t xml:space="preserve"> </w:t>
      </w:r>
      <w:r w:rsidR="000F38CB" w:rsidRPr="00DF274E">
        <w:rPr>
          <w:sz w:val="32"/>
          <w:szCs w:val="32"/>
        </w:rPr>
        <w:t>detecting</w:t>
      </w:r>
      <w:r w:rsidR="000F38CB" w:rsidRPr="00DF274E">
        <w:rPr>
          <w:spacing w:val="-7"/>
          <w:sz w:val="32"/>
          <w:szCs w:val="32"/>
        </w:rPr>
        <w:t xml:space="preserve"> </w:t>
      </w:r>
      <w:r w:rsidR="000F38CB" w:rsidRPr="00DF274E">
        <w:rPr>
          <w:sz w:val="32"/>
          <w:szCs w:val="32"/>
        </w:rPr>
        <w:t>outliers,</w:t>
      </w:r>
      <w:r w:rsidR="000F38CB" w:rsidRPr="00DF274E">
        <w:rPr>
          <w:spacing w:val="-7"/>
          <w:sz w:val="32"/>
          <w:szCs w:val="32"/>
        </w:rPr>
        <w:t xml:space="preserve"> </w:t>
      </w:r>
      <w:r w:rsidR="000F38CB" w:rsidRPr="00DF274E">
        <w:rPr>
          <w:sz w:val="32"/>
          <w:szCs w:val="32"/>
        </w:rPr>
        <w:t>which</w:t>
      </w:r>
      <w:r w:rsidR="000F38CB" w:rsidRPr="00DF274E">
        <w:rPr>
          <w:spacing w:val="-8"/>
          <w:sz w:val="32"/>
          <w:szCs w:val="32"/>
        </w:rPr>
        <w:t xml:space="preserve"> </w:t>
      </w:r>
      <w:r w:rsidR="000F38CB" w:rsidRPr="00DF274E">
        <w:rPr>
          <w:sz w:val="32"/>
          <w:szCs w:val="32"/>
        </w:rPr>
        <w:t>appear</w:t>
      </w:r>
      <w:r w:rsidR="000F38CB" w:rsidRPr="00DF274E">
        <w:rPr>
          <w:spacing w:val="-7"/>
          <w:sz w:val="32"/>
          <w:szCs w:val="32"/>
        </w:rPr>
        <w:t xml:space="preserve"> </w:t>
      </w:r>
      <w:r w:rsidR="000F38CB" w:rsidRPr="00DF274E">
        <w:rPr>
          <w:sz w:val="32"/>
          <w:szCs w:val="32"/>
        </w:rPr>
        <w:t>as</w:t>
      </w:r>
      <w:r w:rsidR="000F38CB" w:rsidRPr="00DF274E">
        <w:rPr>
          <w:spacing w:val="-6"/>
          <w:sz w:val="32"/>
          <w:szCs w:val="32"/>
        </w:rPr>
        <w:t xml:space="preserve"> </w:t>
      </w:r>
      <w:r w:rsidR="000F38CB" w:rsidRPr="00DF274E">
        <w:rPr>
          <w:sz w:val="32"/>
          <w:szCs w:val="32"/>
        </w:rPr>
        <w:t>individual</w:t>
      </w:r>
      <w:r w:rsidR="000F38CB" w:rsidRPr="00DF274E">
        <w:rPr>
          <w:spacing w:val="-5"/>
          <w:sz w:val="32"/>
          <w:szCs w:val="32"/>
        </w:rPr>
        <w:t xml:space="preserve"> </w:t>
      </w:r>
      <w:r w:rsidR="000F38CB" w:rsidRPr="00DF274E">
        <w:rPr>
          <w:sz w:val="32"/>
          <w:szCs w:val="32"/>
        </w:rPr>
        <w:t>points outside the whiskers of the plot.</w:t>
      </w:r>
    </w:p>
    <w:p w14:paraId="35CF9D61" w14:textId="2C2E60DA" w:rsidR="00221770" w:rsidRPr="00DF274E" w:rsidRDefault="00D7580F" w:rsidP="00221770">
      <w:pPr>
        <w:widowControl w:val="0"/>
        <w:tabs>
          <w:tab w:val="left" w:pos="921"/>
        </w:tabs>
        <w:autoSpaceDE w:val="0"/>
        <w:autoSpaceDN w:val="0"/>
        <w:spacing w:after="0" w:line="341" w:lineRule="exact"/>
        <w:rPr>
          <w:b/>
          <w:sz w:val="32"/>
          <w:szCs w:val="32"/>
        </w:rPr>
      </w:pPr>
      <w:r w:rsidRPr="00DF274E">
        <w:rPr>
          <w:sz w:val="32"/>
          <w:szCs w:val="32"/>
        </w:rPr>
        <w:t xml:space="preserve"> •</w:t>
      </w:r>
      <w:r w:rsidR="000F38CB" w:rsidRPr="00DF274E">
        <w:rPr>
          <w:sz w:val="32"/>
          <w:szCs w:val="32"/>
        </w:rPr>
        <w:t>The</w:t>
      </w:r>
      <w:r w:rsidR="000F38CB" w:rsidRPr="00DF274E">
        <w:rPr>
          <w:spacing w:val="-9"/>
          <w:sz w:val="32"/>
          <w:szCs w:val="32"/>
        </w:rPr>
        <w:t xml:space="preserve"> </w:t>
      </w:r>
      <w:r w:rsidR="000F38CB" w:rsidRPr="00DF274E">
        <w:rPr>
          <w:b/>
          <w:sz w:val="32"/>
          <w:szCs w:val="32"/>
        </w:rPr>
        <w:t>plt.title()</w:t>
      </w:r>
      <w:r w:rsidR="000F38CB" w:rsidRPr="00DF274E">
        <w:rPr>
          <w:b/>
          <w:spacing w:val="-6"/>
          <w:sz w:val="32"/>
          <w:szCs w:val="32"/>
        </w:rPr>
        <w:t xml:space="preserve"> </w:t>
      </w:r>
      <w:r w:rsidR="000F38CB" w:rsidRPr="00DF274E">
        <w:rPr>
          <w:sz w:val="32"/>
          <w:szCs w:val="32"/>
        </w:rPr>
        <w:t>function</w:t>
      </w:r>
      <w:r w:rsidR="000F38CB" w:rsidRPr="00DF274E">
        <w:rPr>
          <w:spacing w:val="-8"/>
          <w:sz w:val="32"/>
          <w:szCs w:val="32"/>
        </w:rPr>
        <w:t xml:space="preserve"> </w:t>
      </w:r>
      <w:r w:rsidR="000F38CB" w:rsidRPr="00DF274E">
        <w:rPr>
          <w:sz w:val="32"/>
          <w:szCs w:val="32"/>
        </w:rPr>
        <w:t>assigns</w:t>
      </w:r>
      <w:r w:rsidR="000F38CB" w:rsidRPr="00DF274E">
        <w:rPr>
          <w:spacing w:val="-6"/>
          <w:sz w:val="32"/>
          <w:szCs w:val="32"/>
        </w:rPr>
        <w:t xml:space="preserve"> </w:t>
      </w:r>
      <w:r w:rsidR="000F38CB" w:rsidRPr="00DF274E">
        <w:rPr>
          <w:sz w:val="32"/>
          <w:szCs w:val="32"/>
        </w:rPr>
        <w:t>a</w:t>
      </w:r>
      <w:r w:rsidR="000F38CB" w:rsidRPr="00DF274E">
        <w:rPr>
          <w:spacing w:val="-9"/>
          <w:sz w:val="32"/>
          <w:szCs w:val="32"/>
        </w:rPr>
        <w:t xml:space="preserve"> </w:t>
      </w:r>
      <w:r w:rsidR="000F38CB" w:rsidRPr="00DF274E">
        <w:rPr>
          <w:sz w:val="32"/>
          <w:szCs w:val="32"/>
        </w:rPr>
        <w:t>title</w:t>
      </w:r>
      <w:r w:rsidR="000F38CB" w:rsidRPr="00DF274E">
        <w:rPr>
          <w:spacing w:val="-8"/>
          <w:sz w:val="32"/>
          <w:szCs w:val="32"/>
        </w:rPr>
        <w:t xml:space="preserve"> </w:t>
      </w:r>
      <w:r w:rsidR="000F38CB" w:rsidRPr="00DF274E">
        <w:rPr>
          <w:sz w:val="32"/>
          <w:szCs w:val="32"/>
        </w:rPr>
        <w:t>to</w:t>
      </w:r>
      <w:r w:rsidR="000F38CB" w:rsidRPr="00DF274E">
        <w:rPr>
          <w:spacing w:val="-6"/>
          <w:sz w:val="32"/>
          <w:szCs w:val="32"/>
        </w:rPr>
        <w:t xml:space="preserve"> </w:t>
      </w:r>
      <w:r w:rsidR="000F38CB" w:rsidRPr="00DF274E">
        <w:rPr>
          <w:sz w:val="32"/>
          <w:szCs w:val="32"/>
        </w:rPr>
        <w:t>each</w:t>
      </w:r>
      <w:r w:rsidR="000F38CB" w:rsidRPr="00DF274E">
        <w:rPr>
          <w:spacing w:val="-9"/>
          <w:sz w:val="32"/>
          <w:szCs w:val="32"/>
        </w:rPr>
        <w:t xml:space="preserve"> </w:t>
      </w:r>
      <w:r w:rsidR="000F38CB" w:rsidRPr="00DF274E">
        <w:rPr>
          <w:sz w:val="32"/>
          <w:szCs w:val="32"/>
        </w:rPr>
        <w:t>plot</w:t>
      </w:r>
      <w:r w:rsidR="000F38CB" w:rsidRPr="00DF274E">
        <w:rPr>
          <w:spacing w:val="-8"/>
          <w:sz w:val="32"/>
          <w:szCs w:val="32"/>
        </w:rPr>
        <w:t xml:space="preserve"> </w:t>
      </w:r>
      <w:r w:rsidR="000F38CB" w:rsidRPr="00DF274E">
        <w:rPr>
          <w:sz w:val="32"/>
          <w:szCs w:val="32"/>
        </w:rPr>
        <w:t>for</w:t>
      </w:r>
      <w:r w:rsidR="000F38CB" w:rsidRPr="00DF274E">
        <w:rPr>
          <w:spacing w:val="-7"/>
          <w:sz w:val="32"/>
          <w:szCs w:val="32"/>
        </w:rPr>
        <w:t xml:space="preserve"> </w:t>
      </w:r>
      <w:r w:rsidR="000F38CB" w:rsidRPr="00DF274E">
        <w:rPr>
          <w:sz w:val="32"/>
          <w:szCs w:val="32"/>
        </w:rPr>
        <w:t>better</w:t>
      </w:r>
      <w:r w:rsidR="000F38CB" w:rsidRPr="00DF274E">
        <w:rPr>
          <w:spacing w:val="-9"/>
          <w:sz w:val="32"/>
          <w:szCs w:val="32"/>
        </w:rPr>
        <w:t xml:space="preserve"> </w:t>
      </w:r>
      <w:r w:rsidR="000F38CB" w:rsidRPr="00DF274E">
        <w:rPr>
          <w:spacing w:val="-2"/>
          <w:sz w:val="32"/>
          <w:szCs w:val="32"/>
        </w:rPr>
        <w:t>visualization.</w:t>
      </w:r>
    </w:p>
    <w:p w14:paraId="360F219B" w14:textId="77777777" w:rsidR="00221770" w:rsidRPr="00DF274E" w:rsidRDefault="00221770" w:rsidP="00221770">
      <w:pPr>
        <w:widowControl w:val="0"/>
        <w:tabs>
          <w:tab w:val="left" w:pos="921"/>
        </w:tabs>
        <w:autoSpaceDE w:val="0"/>
        <w:autoSpaceDN w:val="0"/>
        <w:spacing w:after="0" w:line="341" w:lineRule="exact"/>
        <w:rPr>
          <w:b/>
          <w:bCs/>
          <w:color w:val="000000" w:themeColor="text1"/>
          <w:spacing w:val="-2"/>
          <w:sz w:val="32"/>
          <w:szCs w:val="32"/>
        </w:rPr>
      </w:pPr>
    </w:p>
    <w:p w14:paraId="3BC869E6" w14:textId="55BC5B80" w:rsidR="000F38CB" w:rsidRPr="00DF274E" w:rsidRDefault="000F38CB" w:rsidP="00221770">
      <w:pPr>
        <w:widowControl w:val="0"/>
        <w:tabs>
          <w:tab w:val="left" w:pos="921"/>
        </w:tabs>
        <w:autoSpaceDE w:val="0"/>
        <w:autoSpaceDN w:val="0"/>
        <w:spacing w:after="0" w:line="341" w:lineRule="exact"/>
        <w:rPr>
          <w:b/>
          <w:sz w:val="32"/>
          <w:szCs w:val="32"/>
        </w:rPr>
      </w:pPr>
      <w:r w:rsidRPr="00DF274E">
        <w:rPr>
          <w:b/>
          <w:bCs/>
          <w:color w:val="000000" w:themeColor="text1"/>
          <w:spacing w:val="-2"/>
          <w:sz w:val="32"/>
          <w:szCs w:val="32"/>
        </w:rPr>
        <w:t>Observations</w:t>
      </w:r>
      <w:r w:rsidRPr="00DF274E">
        <w:rPr>
          <w:b/>
          <w:bCs/>
          <w:color w:val="000000" w:themeColor="text1"/>
          <w:spacing w:val="-10"/>
          <w:sz w:val="32"/>
          <w:szCs w:val="32"/>
        </w:rPr>
        <w:t>:</w:t>
      </w:r>
    </w:p>
    <w:p w14:paraId="12936E74" w14:textId="77777777" w:rsidR="000F38CB" w:rsidRPr="00DF274E" w:rsidRDefault="000F38CB" w:rsidP="00A32E40">
      <w:pPr>
        <w:pStyle w:val="ListParagraph"/>
        <w:widowControl w:val="0"/>
        <w:numPr>
          <w:ilvl w:val="0"/>
          <w:numId w:val="40"/>
        </w:numPr>
        <w:tabs>
          <w:tab w:val="left" w:pos="921"/>
        </w:tabs>
        <w:autoSpaceDE w:val="0"/>
        <w:autoSpaceDN w:val="0"/>
        <w:spacing w:before="63" w:after="0" w:line="278" w:lineRule="auto"/>
        <w:ind w:right="969"/>
        <w:contextualSpacing w:val="0"/>
        <w:rPr>
          <w:b/>
          <w:sz w:val="32"/>
          <w:szCs w:val="32"/>
        </w:rPr>
      </w:pPr>
      <w:r w:rsidRPr="00DF274E">
        <w:rPr>
          <w:sz w:val="32"/>
          <w:szCs w:val="32"/>
        </w:rPr>
        <w:t>Both</w:t>
      </w:r>
      <w:r w:rsidRPr="00DF274E">
        <w:rPr>
          <w:spacing w:val="-9"/>
          <w:sz w:val="32"/>
          <w:szCs w:val="32"/>
        </w:rPr>
        <w:t xml:space="preserve"> </w:t>
      </w:r>
      <w:r w:rsidRPr="00DF274E">
        <w:rPr>
          <w:sz w:val="32"/>
          <w:szCs w:val="32"/>
        </w:rPr>
        <w:t>PM2.5</w:t>
      </w:r>
      <w:r w:rsidRPr="00DF274E">
        <w:rPr>
          <w:spacing w:val="-9"/>
          <w:sz w:val="32"/>
          <w:szCs w:val="32"/>
        </w:rPr>
        <w:t xml:space="preserve"> </w:t>
      </w:r>
      <w:r w:rsidRPr="00DF274E">
        <w:rPr>
          <w:sz w:val="32"/>
          <w:szCs w:val="32"/>
        </w:rPr>
        <w:t>and</w:t>
      </w:r>
      <w:r w:rsidRPr="00DF274E">
        <w:rPr>
          <w:spacing w:val="-7"/>
          <w:sz w:val="32"/>
          <w:szCs w:val="32"/>
        </w:rPr>
        <w:t xml:space="preserve"> </w:t>
      </w:r>
      <w:r w:rsidRPr="00DF274E">
        <w:rPr>
          <w:sz w:val="32"/>
          <w:szCs w:val="32"/>
        </w:rPr>
        <w:t>PM10</w:t>
      </w:r>
      <w:r w:rsidRPr="00DF274E">
        <w:rPr>
          <w:spacing w:val="-9"/>
          <w:sz w:val="32"/>
          <w:szCs w:val="32"/>
        </w:rPr>
        <w:t xml:space="preserve"> </w:t>
      </w:r>
      <w:r w:rsidRPr="00DF274E">
        <w:rPr>
          <w:sz w:val="32"/>
          <w:szCs w:val="32"/>
        </w:rPr>
        <w:t>distributions</w:t>
      </w:r>
      <w:r w:rsidRPr="00DF274E">
        <w:rPr>
          <w:spacing w:val="-8"/>
          <w:sz w:val="32"/>
          <w:szCs w:val="32"/>
        </w:rPr>
        <w:t xml:space="preserve"> </w:t>
      </w:r>
      <w:r w:rsidRPr="00DF274E">
        <w:rPr>
          <w:sz w:val="32"/>
          <w:szCs w:val="32"/>
        </w:rPr>
        <w:t>contain</w:t>
      </w:r>
      <w:r w:rsidRPr="00DF274E">
        <w:rPr>
          <w:spacing w:val="-9"/>
          <w:sz w:val="32"/>
          <w:szCs w:val="32"/>
        </w:rPr>
        <w:t xml:space="preserve"> </w:t>
      </w:r>
      <w:r w:rsidRPr="00DF274E">
        <w:rPr>
          <w:sz w:val="32"/>
          <w:szCs w:val="32"/>
        </w:rPr>
        <w:t>numerous</w:t>
      </w:r>
      <w:r w:rsidRPr="00DF274E">
        <w:rPr>
          <w:spacing w:val="-7"/>
          <w:sz w:val="32"/>
          <w:szCs w:val="32"/>
        </w:rPr>
        <w:t xml:space="preserve"> </w:t>
      </w:r>
      <w:r w:rsidRPr="00DF274E">
        <w:rPr>
          <w:sz w:val="32"/>
          <w:szCs w:val="32"/>
        </w:rPr>
        <w:t>extreme</w:t>
      </w:r>
      <w:r w:rsidRPr="00DF274E">
        <w:rPr>
          <w:spacing w:val="-9"/>
          <w:sz w:val="32"/>
          <w:szCs w:val="32"/>
        </w:rPr>
        <w:t xml:space="preserve"> </w:t>
      </w:r>
      <w:r w:rsidRPr="00DF274E">
        <w:rPr>
          <w:sz w:val="32"/>
          <w:szCs w:val="32"/>
        </w:rPr>
        <w:t>outliers, especially beyond the 300–400 range.</w:t>
      </w:r>
    </w:p>
    <w:p w14:paraId="3D012013" w14:textId="77777777" w:rsidR="000F38CB" w:rsidRPr="00DF274E" w:rsidRDefault="000F38CB" w:rsidP="00A32E40">
      <w:pPr>
        <w:pStyle w:val="ListParagraph"/>
        <w:widowControl w:val="0"/>
        <w:numPr>
          <w:ilvl w:val="0"/>
          <w:numId w:val="40"/>
        </w:numPr>
        <w:tabs>
          <w:tab w:val="left" w:pos="921"/>
        </w:tabs>
        <w:autoSpaceDE w:val="0"/>
        <w:autoSpaceDN w:val="0"/>
        <w:spacing w:after="0" w:line="278" w:lineRule="auto"/>
        <w:ind w:right="792"/>
        <w:contextualSpacing w:val="0"/>
        <w:rPr>
          <w:b/>
          <w:sz w:val="32"/>
          <w:szCs w:val="32"/>
        </w:rPr>
      </w:pPr>
      <w:r w:rsidRPr="00DF274E">
        <w:rPr>
          <w:sz w:val="32"/>
          <w:szCs w:val="32"/>
        </w:rPr>
        <w:t>These</w:t>
      </w:r>
      <w:r w:rsidRPr="00DF274E">
        <w:rPr>
          <w:spacing w:val="-7"/>
          <w:sz w:val="32"/>
          <w:szCs w:val="32"/>
        </w:rPr>
        <w:t xml:space="preserve"> </w:t>
      </w:r>
      <w:r w:rsidRPr="00DF274E">
        <w:rPr>
          <w:sz w:val="32"/>
          <w:szCs w:val="32"/>
        </w:rPr>
        <w:t>outliers</w:t>
      </w:r>
      <w:r w:rsidRPr="00DF274E">
        <w:rPr>
          <w:spacing w:val="-6"/>
          <w:sz w:val="32"/>
          <w:szCs w:val="32"/>
        </w:rPr>
        <w:t xml:space="preserve"> </w:t>
      </w:r>
      <w:r w:rsidRPr="00DF274E">
        <w:rPr>
          <w:sz w:val="32"/>
          <w:szCs w:val="32"/>
        </w:rPr>
        <w:t>could</w:t>
      </w:r>
      <w:r w:rsidRPr="00DF274E">
        <w:rPr>
          <w:spacing w:val="-8"/>
          <w:sz w:val="32"/>
          <w:szCs w:val="32"/>
        </w:rPr>
        <w:t xml:space="preserve"> </w:t>
      </w:r>
      <w:r w:rsidRPr="00DF274E">
        <w:rPr>
          <w:sz w:val="32"/>
          <w:szCs w:val="32"/>
        </w:rPr>
        <w:t>be</w:t>
      </w:r>
      <w:r w:rsidRPr="00DF274E">
        <w:rPr>
          <w:spacing w:val="-7"/>
          <w:sz w:val="32"/>
          <w:szCs w:val="32"/>
        </w:rPr>
        <w:t xml:space="preserve"> </w:t>
      </w:r>
      <w:r w:rsidRPr="00DF274E">
        <w:rPr>
          <w:sz w:val="32"/>
          <w:szCs w:val="32"/>
        </w:rPr>
        <w:t>a</w:t>
      </w:r>
      <w:r w:rsidRPr="00DF274E">
        <w:rPr>
          <w:spacing w:val="-5"/>
          <w:sz w:val="32"/>
          <w:szCs w:val="32"/>
        </w:rPr>
        <w:t xml:space="preserve"> </w:t>
      </w:r>
      <w:r w:rsidRPr="00DF274E">
        <w:rPr>
          <w:sz w:val="32"/>
          <w:szCs w:val="32"/>
        </w:rPr>
        <w:t>result</w:t>
      </w:r>
      <w:r w:rsidRPr="00DF274E">
        <w:rPr>
          <w:spacing w:val="-7"/>
          <w:sz w:val="32"/>
          <w:szCs w:val="32"/>
        </w:rPr>
        <w:t xml:space="preserve"> </w:t>
      </w:r>
      <w:r w:rsidRPr="00DF274E">
        <w:rPr>
          <w:sz w:val="32"/>
          <w:szCs w:val="32"/>
        </w:rPr>
        <w:t>of</w:t>
      </w:r>
      <w:r w:rsidRPr="00DF274E">
        <w:rPr>
          <w:spacing w:val="-5"/>
          <w:sz w:val="32"/>
          <w:szCs w:val="32"/>
        </w:rPr>
        <w:t xml:space="preserve"> </w:t>
      </w:r>
      <w:r w:rsidRPr="00DF274E">
        <w:rPr>
          <w:sz w:val="32"/>
          <w:szCs w:val="32"/>
        </w:rPr>
        <w:t>data</w:t>
      </w:r>
      <w:r w:rsidRPr="00DF274E">
        <w:rPr>
          <w:spacing w:val="-6"/>
          <w:sz w:val="32"/>
          <w:szCs w:val="32"/>
        </w:rPr>
        <w:t xml:space="preserve"> </w:t>
      </w:r>
      <w:r w:rsidRPr="00DF274E">
        <w:rPr>
          <w:sz w:val="32"/>
          <w:szCs w:val="32"/>
        </w:rPr>
        <w:t>collection</w:t>
      </w:r>
      <w:r w:rsidRPr="00DF274E">
        <w:rPr>
          <w:spacing w:val="-7"/>
          <w:sz w:val="32"/>
          <w:szCs w:val="32"/>
        </w:rPr>
        <w:t xml:space="preserve"> </w:t>
      </w:r>
      <w:r w:rsidRPr="00DF274E">
        <w:rPr>
          <w:sz w:val="32"/>
          <w:szCs w:val="32"/>
        </w:rPr>
        <w:t>errors,</w:t>
      </w:r>
      <w:r w:rsidRPr="00DF274E">
        <w:rPr>
          <w:spacing w:val="-6"/>
          <w:sz w:val="32"/>
          <w:szCs w:val="32"/>
        </w:rPr>
        <w:t xml:space="preserve"> </w:t>
      </w:r>
      <w:r w:rsidRPr="00DF274E">
        <w:rPr>
          <w:sz w:val="32"/>
          <w:szCs w:val="32"/>
        </w:rPr>
        <w:t>sudden</w:t>
      </w:r>
      <w:r w:rsidRPr="00DF274E">
        <w:rPr>
          <w:spacing w:val="-8"/>
          <w:sz w:val="32"/>
          <w:szCs w:val="32"/>
        </w:rPr>
        <w:t xml:space="preserve"> </w:t>
      </w:r>
      <w:r w:rsidRPr="00DF274E">
        <w:rPr>
          <w:sz w:val="32"/>
          <w:szCs w:val="32"/>
        </w:rPr>
        <w:t>pollution spikes, or measurement anomalies.</w:t>
      </w:r>
    </w:p>
    <w:p w14:paraId="6F383AC3" w14:textId="77777777" w:rsidR="000F38CB" w:rsidRPr="00DF274E" w:rsidRDefault="000F38CB" w:rsidP="00A32E40">
      <w:pPr>
        <w:pStyle w:val="ListParagraph"/>
        <w:widowControl w:val="0"/>
        <w:numPr>
          <w:ilvl w:val="0"/>
          <w:numId w:val="40"/>
        </w:numPr>
        <w:tabs>
          <w:tab w:val="left" w:pos="921"/>
        </w:tabs>
        <w:autoSpaceDE w:val="0"/>
        <w:autoSpaceDN w:val="0"/>
        <w:spacing w:after="0" w:line="278" w:lineRule="auto"/>
        <w:ind w:right="901"/>
        <w:contextualSpacing w:val="0"/>
        <w:rPr>
          <w:b/>
          <w:sz w:val="32"/>
          <w:szCs w:val="32"/>
        </w:rPr>
      </w:pPr>
      <w:r w:rsidRPr="00DF274E">
        <w:rPr>
          <w:sz w:val="32"/>
          <w:szCs w:val="32"/>
        </w:rPr>
        <w:t>The</w:t>
      </w:r>
      <w:r w:rsidRPr="00DF274E">
        <w:rPr>
          <w:spacing w:val="-7"/>
          <w:sz w:val="32"/>
          <w:szCs w:val="32"/>
        </w:rPr>
        <w:t xml:space="preserve"> </w:t>
      </w:r>
      <w:r w:rsidRPr="00DF274E">
        <w:rPr>
          <w:sz w:val="32"/>
          <w:szCs w:val="32"/>
        </w:rPr>
        <w:t>presence</w:t>
      </w:r>
      <w:r w:rsidRPr="00DF274E">
        <w:rPr>
          <w:spacing w:val="-7"/>
          <w:sz w:val="32"/>
          <w:szCs w:val="32"/>
        </w:rPr>
        <w:t xml:space="preserve"> </w:t>
      </w:r>
      <w:r w:rsidRPr="00DF274E">
        <w:rPr>
          <w:sz w:val="32"/>
          <w:szCs w:val="32"/>
        </w:rPr>
        <w:t>of</w:t>
      </w:r>
      <w:r w:rsidRPr="00DF274E">
        <w:rPr>
          <w:spacing w:val="-5"/>
          <w:sz w:val="32"/>
          <w:szCs w:val="32"/>
        </w:rPr>
        <w:t xml:space="preserve"> </w:t>
      </w:r>
      <w:r w:rsidRPr="00DF274E">
        <w:rPr>
          <w:sz w:val="32"/>
          <w:szCs w:val="32"/>
        </w:rPr>
        <w:t>outliers</w:t>
      </w:r>
      <w:r w:rsidRPr="00DF274E">
        <w:rPr>
          <w:spacing w:val="-5"/>
          <w:sz w:val="32"/>
          <w:szCs w:val="32"/>
        </w:rPr>
        <w:t xml:space="preserve"> </w:t>
      </w:r>
      <w:r w:rsidRPr="00DF274E">
        <w:rPr>
          <w:sz w:val="32"/>
          <w:szCs w:val="32"/>
        </w:rPr>
        <w:t>can</w:t>
      </w:r>
      <w:r w:rsidRPr="00DF274E">
        <w:rPr>
          <w:spacing w:val="-8"/>
          <w:sz w:val="32"/>
          <w:szCs w:val="32"/>
        </w:rPr>
        <w:t xml:space="preserve"> </w:t>
      </w:r>
      <w:r w:rsidRPr="00DF274E">
        <w:rPr>
          <w:sz w:val="32"/>
          <w:szCs w:val="32"/>
        </w:rPr>
        <w:t>negatively</w:t>
      </w:r>
      <w:r w:rsidRPr="00DF274E">
        <w:rPr>
          <w:spacing w:val="-6"/>
          <w:sz w:val="32"/>
          <w:szCs w:val="32"/>
        </w:rPr>
        <w:t xml:space="preserve"> </w:t>
      </w:r>
      <w:r w:rsidRPr="00DF274E">
        <w:rPr>
          <w:sz w:val="32"/>
          <w:szCs w:val="32"/>
        </w:rPr>
        <w:t>impact</w:t>
      </w:r>
      <w:r w:rsidRPr="00DF274E">
        <w:rPr>
          <w:spacing w:val="-7"/>
          <w:sz w:val="32"/>
          <w:szCs w:val="32"/>
        </w:rPr>
        <w:t xml:space="preserve"> </w:t>
      </w:r>
      <w:r w:rsidRPr="00DF274E">
        <w:rPr>
          <w:sz w:val="32"/>
          <w:szCs w:val="32"/>
        </w:rPr>
        <w:t>machine</w:t>
      </w:r>
      <w:r w:rsidRPr="00DF274E">
        <w:rPr>
          <w:spacing w:val="-8"/>
          <w:sz w:val="32"/>
          <w:szCs w:val="32"/>
        </w:rPr>
        <w:t xml:space="preserve"> </w:t>
      </w:r>
      <w:r w:rsidRPr="00DF274E">
        <w:rPr>
          <w:sz w:val="32"/>
          <w:szCs w:val="32"/>
        </w:rPr>
        <w:t>learning</w:t>
      </w:r>
      <w:r w:rsidRPr="00DF274E">
        <w:rPr>
          <w:spacing w:val="-7"/>
          <w:sz w:val="32"/>
          <w:szCs w:val="32"/>
        </w:rPr>
        <w:t xml:space="preserve"> </w:t>
      </w:r>
      <w:r w:rsidRPr="00DF274E">
        <w:rPr>
          <w:sz w:val="32"/>
          <w:szCs w:val="32"/>
        </w:rPr>
        <w:t>models, making it necessary to filter the data.</w:t>
      </w:r>
    </w:p>
    <w:p w14:paraId="5B333E14" w14:textId="77777777" w:rsidR="000F38CB" w:rsidRPr="00DF274E" w:rsidRDefault="000F38CB" w:rsidP="00A32E40">
      <w:pPr>
        <w:pStyle w:val="ListParagraph"/>
        <w:widowControl w:val="0"/>
        <w:numPr>
          <w:ilvl w:val="0"/>
          <w:numId w:val="40"/>
        </w:numPr>
        <w:tabs>
          <w:tab w:val="left" w:pos="921"/>
        </w:tabs>
        <w:autoSpaceDE w:val="0"/>
        <w:autoSpaceDN w:val="0"/>
        <w:spacing w:after="0" w:line="278" w:lineRule="auto"/>
        <w:ind w:right="1365"/>
        <w:contextualSpacing w:val="0"/>
        <w:jc w:val="both"/>
        <w:rPr>
          <w:b/>
          <w:sz w:val="32"/>
          <w:szCs w:val="32"/>
        </w:rPr>
      </w:pPr>
      <w:r w:rsidRPr="00DF274E">
        <w:rPr>
          <w:sz w:val="32"/>
          <w:szCs w:val="32"/>
        </w:rPr>
        <w:t>PM2.5</w:t>
      </w:r>
      <w:r w:rsidRPr="00DF274E">
        <w:rPr>
          <w:spacing w:val="-1"/>
          <w:sz w:val="32"/>
          <w:szCs w:val="32"/>
        </w:rPr>
        <w:t xml:space="preserve"> </w:t>
      </w:r>
      <w:r w:rsidRPr="00DF274E">
        <w:rPr>
          <w:sz w:val="32"/>
          <w:szCs w:val="32"/>
        </w:rPr>
        <w:t>and PM10</w:t>
      </w:r>
      <w:r w:rsidRPr="00DF274E">
        <w:rPr>
          <w:spacing w:val="-1"/>
          <w:sz w:val="32"/>
          <w:szCs w:val="32"/>
        </w:rPr>
        <w:t xml:space="preserve"> </w:t>
      </w:r>
      <w:r w:rsidRPr="00DF274E">
        <w:rPr>
          <w:sz w:val="32"/>
          <w:szCs w:val="32"/>
        </w:rPr>
        <w:t>data appear</w:t>
      </w:r>
      <w:r w:rsidRPr="00DF274E">
        <w:rPr>
          <w:spacing w:val="-1"/>
          <w:sz w:val="32"/>
          <w:szCs w:val="32"/>
        </w:rPr>
        <w:t xml:space="preserve"> </w:t>
      </w:r>
      <w:r w:rsidRPr="00DF274E">
        <w:rPr>
          <w:sz w:val="32"/>
          <w:szCs w:val="32"/>
        </w:rPr>
        <w:t>right-skewed,</w:t>
      </w:r>
      <w:r w:rsidRPr="00DF274E">
        <w:rPr>
          <w:spacing w:val="-1"/>
          <w:sz w:val="32"/>
          <w:szCs w:val="32"/>
        </w:rPr>
        <w:t xml:space="preserve"> </w:t>
      </w:r>
      <w:r w:rsidRPr="00DF274E">
        <w:rPr>
          <w:sz w:val="32"/>
          <w:szCs w:val="32"/>
        </w:rPr>
        <w:t>as seen</w:t>
      </w:r>
      <w:r w:rsidRPr="00DF274E">
        <w:rPr>
          <w:spacing w:val="-2"/>
          <w:sz w:val="32"/>
          <w:szCs w:val="32"/>
        </w:rPr>
        <w:t xml:space="preserve"> </w:t>
      </w:r>
      <w:r w:rsidRPr="00DF274E">
        <w:rPr>
          <w:sz w:val="32"/>
          <w:szCs w:val="32"/>
        </w:rPr>
        <w:t>in the boxplots. The</w:t>
      </w:r>
      <w:r w:rsidRPr="00DF274E">
        <w:rPr>
          <w:spacing w:val="-9"/>
          <w:sz w:val="32"/>
          <w:szCs w:val="32"/>
        </w:rPr>
        <w:t xml:space="preserve"> </w:t>
      </w:r>
      <w:r w:rsidRPr="00DF274E">
        <w:rPr>
          <w:sz w:val="32"/>
          <w:szCs w:val="32"/>
        </w:rPr>
        <w:t>presence</w:t>
      </w:r>
      <w:r w:rsidRPr="00DF274E">
        <w:rPr>
          <w:spacing w:val="-7"/>
          <w:sz w:val="32"/>
          <w:szCs w:val="32"/>
        </w:rPr>
        <w:t xml:space="preserve"> </w:t>
      </w:r>
      <w:r w:rsidRPr="00DF274E">
        <w:rPr>
          <w:sz w:val="32"/>
          <w:szCs w:val="32"/>
        </w:rPr>
        <w:t>of</w:t>
      </w:r>
      <w:r w:rsidRPr="00DF274E">
        <w:rPr>
          <w:spacing w:val="-7"/>
          <w:sz w:val="32"/>
          <w:szCs w:val="32"/>
        </w:rPr>
        <w:t xml:space="preserve"> </w:t>
      </w:r>
      <w:r w:rsidRPr="00DF274E">
        <w:rPr>
          <w:sz w:val="32"/>
          <w:szCs w:val="32"/>
        </w:rPr>
        <w:t>numerous</w:t>
      </w:r>
      <w:r w:rsidRPr="00DF274E">
        <w:rPr>
          <w:spacing w:val="-7"/>
          <w:sz w:val="32"/>
          <w:szCs w:val="32"/>
        </w:rPr>
        <w:t xml:space="preserve"> </w:t>
      </w:r>
      <w:r w:rsidRPr="00DF274E">
        <w:rPr>
          <w:sz w:val="32"/>
          <w:szCs w:val="32"/>
        </w:rPr>
        <w:t>high-value</w:t>
      </w:r>
      <w:r w:rsidRPr="00DF274E">
        <w:rPr>
          <w:spacing w:val="-9"/>
          <w:sz w:val="32"/>
          <w:szCs w:val="32"/>
        </w:rPr>
        <w:t xml:space="preserve"> </w:t>
      </w:r>
      <w:r w:rsidRPr="00DF274E">
        <w:rPr>
          <w:sz w:val="32"/>
          <w:szCs w:val="32"/>
        </w:rPr>
        <w:t>outliers</w:t>
      </w:r>
      <w:r w:rsidRPr="00DF274E">
        <w:rPr>
          <w:spacing w:val="-7"/>
          <w:sz w:val="32"/>
          <w:szCs w:val="32"/>
        </w:rPr>
        <w:t xml:space="preserve"> </w:t>
      </w:r>
      <w:r w:rsidRPr="00DF274E">
        <w:rPr>
          <w:sz w:val="32"/>
          <w:szCs w:val="32"/>
        </w:rPr>
        <w:t>(points</w:t>
      </w:r>
      <w:r w:rsidRPr="00DF274E">
        <w:rPr>
          <w:spacing w:val="-8"/>
          <w:sz w:val="32"/>
          <w:szCs w:val="32"/>
        </w:rPr>
        <w:t xml:space="preserve"> </w:t>
      </w:r>
      <w:r w:rsidRPr="00DF274E">
        <w:rPr>
          <w:sz w:val="32"/>
          <w:szCs w:val="32"/>
        </w:rPr>
        <w:t>above</w:t>
      </w:r>
      <w:r w:rsidRPr="00DF274E">
        <w:rPr>
          <w:spacing w:val="-9"/>
          <w:sz w:val="32"/>
          <w:szCs w:val="32"/>
        </w:rPr>
        <w:t xml:space="preserve"> </w:t>
      </w:r>
      <w:r w:rsidRPr="00DF274E">
        <w:rPr>
          <w:sz w:val="32"/>
          <w:szCs w:val="32"/>
        </w:rPr>
        <w:t>the</w:t>
      </w:r>
      <w:r w:rsidRPr="00DF274E">
        <w:rPr>
          <w:spacing w:val="-9"/>
          <w:sz w:val="32"/>
          <w:szCs w:val="32"/>
        </w:rPr>
        <w:t xml:space="preserve"> </w:t>
      </w:r>
      <w:r w:rsidRPr="00DF274E">
        <w:rPr>
          <w:sz w:val="32"/>
          <w:szCs w:val="32"/>
        </w:rPr>
        <w:t xml:space="preserve">upper whisker) suggests a long right tail in </w:t>
      </w:r>
      <w:r w:rsidRPr="00DF274E">
        <w:rPr>
          <w:sz w:val="32"/>
          <w:szCs w:val="32"/>
        </w:rPr>
        <w:lastRenderedPageBreak/>
        <w:t>the distribution.</w:t>
      </w:r>
    </w:p>
    <w:p w14:paraId="57E16D31" w14:textId="77777777" w:rsidR="000F38CB" w:rsidRPr="00DF274E" w:rsidRDefault="000F38CB" w:rsidP="00A32E40">
      <w:pPr>
        <w:pStyle w:val="ListParagraph"/>
        <w:widowControl w:val="0"/>
        <w:numPr>
          <w:ilvl w:val="0"/>
          <w:numId w:val="40"/>
        </w:numPr>
        <w:tabs>
          <w:tab w:val="left" w:pos="921"/>
        </w:tabs>
        <w:autoSpaceDE w:val="0"/>
        <w:autoSpaceDN w:val="0"/>
        <w:spacing w:after="0" w:line="278" w:lineRule="auto"/>
        <w:ind w:right="1125"/>
        <w:contextualSpacing w:val="0"/>
        <w:jc w:val="both"/>
        <w:rPr>
          <w:b/>
          <w:sz w:val="32"/>
          <w:szCs w:val="32"/>
        </w:rPr>
      </w:pPr>
      <w:r w:rsidRPr="00DF274E">
        <w:rPr>
          <w:sz w:val="32"/>
          <w:szCs w:val="32"/>
        </w:rPr>
        <w:t>This</w:t>
      </w:r>
      <w:r w:rsidRPr="00DF274E">
        <w:rPr>
          <w:spacing w:val="-5"/>
          <w:sz w:val="32"/>
          <w:szCs w:val="32"/>
        </w:rPr>
        <w:t xml:space="preserve"> </w:t>
      </w:r>
      <w:r w:rsidRPr="00DF274E">
        <w:rPr>
          <w:sz w:val="32"/>
          <w:szCs w:val="32"/>
        </w:rPr>
        <w:t>skewness</w:t>
      </w:r>
      <w:r w:rsidRPr="00DF274E">
        <w:rPr>
          <w:spacing w:val="-6"/>
          <w:sz w:val="32"/>
          <w:szCs w:val="32"/>
        </w:rPr>
        <w:t xml:space="preserve"> </w:t>
      </w:r>
      <w:r w:rsidRPr="00DF274E">
        <w:rPr>
          <w:sz w:val="32"/>
          <w:szCs w:val="32"/>
        </w:rPr>
        <w:t>indicates</w:t>
      </w:r>
      <w:r w:rsidRPr="00DF274E">
        <w:rPr>
          <w:spacing w:val="-6"/>
          <w:sz w:val="32"/>
          <w:szCs w:val="32"/>
        </w:rPr>
        <w:t xml:space="preserve"> </w:t>
      </w:r>
      <w:r w:rsidRPr="00DF274E">
        <w:rPr>
          <w:sz w:val="32"/>
          <w:szCs w:val="32"/>
        </w:rPr>
        <w:t>that</w:t>
      </w:r>
      <w:r w:rsidRPr="00DF274E">
        <w:rPr>
          <w:spacing w:val="-7"/>
          <w:sz w:val="32"/>
          <w:szCs w:val="32"/>
        </w:rPr>
        <w:t xml:space="preserve"> </w:t>
      </w:r>
      <w:r w:rsidRPr="00DF274E">
        <w:rPr>
          <w:sz w:val="32"/>
          <w:szCs w:val="32"/>
        </w:rPr>
        <w:t>most</w:t>
      </w:r>
      <w:r w:rsidRPr="00DF274E">
        <w:rPr>
          <w:spacing w:val="-7"/>
          <w:sz w:val="32"/>
          <w:szCs w:val="32"/>
        </w:rPr>
        <w:t xml:space="preserve"> </w:t>
      </w:r>
      <w:r w:rsidRPr="00DF274E">
        <w:rPr>
          <w:sz w:val="32"/>
          <w:szCs w:val="32"/>
        </w:rPr>
        <w:t>of</w:t>
      </w:r>
      <w:r w:rsidRPr="00DF274E">
        <w:rPr>
          <w:spacing w:val="-5"/>
          <w:sz w:val="32"/>
          <w:szCs w:val="32"/>
        </w:rPr>
        <w:t xml:space="preserve"> </w:t>
      </w:r>
      <w:r w:rsidRPr="00DF274E">
        <w:rPr>
          <w:sz w:val="32"/>
          <w:szCs w:val="32"/>
        </w:rPr>
        <w:t>the</w:t>
      </w:r>
      <w:r w:rsidRPr="00DF274E">
        <w:rPr>
          <w:spacing w:val="-5"/>
          <w:sz w:val="32"/>
          <w:szCs w:val="32"/>
        </w:rPr>
        <w:t xml:space="preserve"> </w:t>
      </w:r>
      <w:r w:rsidRPr="00DF274E">
        <w:rPr>
          <w:sz w:val="32"/>
          <w:szCs w:val="32"/>
        </w:rPr>
        <w:t>air</w:t>
      </w:r>
      <w:r w:rsidRPr="00DF274E">
        <w:rPr>
          <w:spacing w:val="-6"/>
          <w:sz w:val="32"/>
          <w:szCs w:val="32"/>
        </w:rPr>
        <w:t xml:space="preserve"> </w:t>
      </w:r>
      <w:r w:rsidRPr="00DF274E">
        <w:rPr>
          <w:sz w:val="32"/>
          <w:szCs w:val="32"/>
        </w:rPr>
        <w:t>quality</w:t>
      </w:r>
      <w:r w:rsidRPr="00DF274E">
        <w:rPr>
          <w:spacing w:val="-6"/>
          <w:sz w:val="32"/>
          <w:szCs w:val="32"/>
        </w:rPr>
        <w:t xml:space="preserve"> </w:t>
      </w:r>
      <w:r w:rsidRPr="00DF274E">
        <w:rPr>
          <w:sz w:val="32"/>
          <w:szCs w:val="32"/>
        </w:rPr>
        <w:t>readings</w:t>
      </w:r>
      <w:r w:rsidRPr="00DF274E">
        <w:rPr>
          <w:spacing w:val="-5"/>
          <w:sz w:val="32"/>
          <w:szCs w:val="32"/>
        </w:rPr>
        <w:t xml:space="preserve"> </w:t>
      </w:r>
      <w:r w:rsidRPr="00DF274E">
        <w:rPr>
          <w:sz w:val="32"/>
          <w:szCs w:val="32"/>
        </w:rPr>
        <w:t>are</w:t>
      </w:r>
      <w:r w:rsidRPr="00DF274E">
        <w:rPr>
          <w:spacing w:val="-7"/>
          <w:sz w:val="32"/>
          <w:szCs w:val="32"/>
        </w:rPr>
        <w:t xml:space="preserve"> </w:t>
      </w:r>
      <w:r w:rsidRPr="00DF274E">
        <w:rPr>
          <w:sz w:val="32"/>
          <w:szCs w:val="32"/>
        </w:rPr>
        <w:t>on</w:t>
      </w:r>
      <w:r w:rsidRPr="00DF274E">
        <w:rPr>
          <w:spacing w:val="-7"/>
          <w:sz w:val="32"/>
          <w:szCs w:val="32"/>
        </w:rPr>
        <w:t xml:space="preserve"> </w:t>
      </w:r>
      <w:r w:rsidRPr="00DF274E">
        <w:rPr>
          <w:sz w:val="32"/>
          <w:szCs w:val="32"/>
        </w:rPr>
        <w:t>the lower end, but there are occasional extreme pollution spikes.</w:t>
      </w:r>
    </w:p>
    <w:p w14:paraId="7E26C82A" w14:textId="77777777" w:rsidR="000F38CB" w:rsidRDefault="000F38CB">
      <w:pPr>
        <w:pStyle w:val="ListParagraph"/>
        <w:spacing w:line="278" w:lineRule="auto"/>
        <w:jc w:val="both"/>
        <w:rPr>
          <w:b/>
          <w:sz w:val="28"/>
        </w:rPr>
        <w:sectPr w:rsidR="000F38CB" w:rsidSect="004D5155">
          <w:pgSz w:w="12240" w:h="15840"/>
          <w:pgMar w:top="1360" w:right="720" w:bottom="28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30D9EB85" w14:textId="7CB853E8" w:rsidR="000F38CB" w:rsidRPr="00D7580F" w:rsidRDefault="00AD467C" w:rsidP="000F38CB">
      <w:pPr>
        <w:pStyle w:val="Heading1"/>
        <w:keepNext w:val="0"/>
        <w:keepLines w:val="0"/>
        <w:widowControl w:val="0"/>
        <w:numPr>
          <w:ilvl w:val="1"/>
          <w:numId w:val="12"/>
        </w:numPr>
        <w:tabs>
          <w:tab w:val="left" w:pos="718"/>
          <w:tab w:val="left" w:pos="720"/>
        </w:tabs>
        <w:autoSpaceDE w:val="0"/>
        <w:autoSpaceDN w:val="0"/>
        <w:spacing w:before="80" w:after="0" w:line="273" w:lineRule="auto"/>
        <w:ind w:right="1293"/>
        <w:rPr>
          <w:rFonts w:asciiTheme="minorHAnsi" w:hAnsiTheme="minorHAnsi" w:cstheme="minorHAnsi"/>
          <w:b/>
          <w:bCs/>
          <w:color w:val="000000" w:themeColor="text1"/>
          <w:sz w:val="36"/>
          <w:szCs w:val="36"/>
        </w:rPr>
      </w:pPr>
      <w:r w:rsidRPr="00D7580F">
        <w:rPr>
          <w:rFonts w:asciiTheme="minorHAnsi" w:hAnsiTheme="minorHAnsi" w:cstheme="minorHAnsi"/>
          <w:b/>
          <w:noProof/>
          <w:sz w:val="20"/>
        </w:rPr>
        <w:lastRenderedPageBreak/>
        <w:drawing>
          <wp:anchor distT="0" distB="0" distL="0" distR="0" simplePos="0" relativeHeight="251676160" behindDoc="1" locked="0" layoutInCell="1" allowOverlap="1" wp14:anchorId="55606597" wp14:editId="638E779F">
            <wp:simplePos x="0" y="0"/>
            <wp:positionH relativeFrom="page">
              <wp:posOffset>4219575</wp:posOffset>
            </wp:positionH>
            <wp:positionV relativeFrom="paragraph">
              <wp:posOffset>955675</wp:posOffset>
            </wp:positionV>
            <wp:extent cx="2971800" cy="260985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48" cstate="print"/>
                    <a:stretch>
                      <a:fillRect/>
                    </a:stretch>
                  </pic:blipFill>
                  <pic:spPr>
                    <a:xfrm>
                      <a:off x="0" y="0"/>
                      <a:ext cx="2971800" cy="2609850"/>
                    </a:xfrm>
                    <a:prstGeom prst="rect">
                      <a:avLst/>
                    </a:prstGeom>
                  </pic:spPr>
                </pic:pic>
              </a:graphicData>
            </a:graphic>
            <wp14:sizeRelH relativeFrom="margin">
              <wp14:pctWidth>0</wp14:pctWidth>
            </wp14:sizeRelH>
            <wp14:sizeRelV relativeFrom="margin">
              <wp14:pctHeight>0</wp14:pctHeight>
            </wp14:sizeRelV>
          </wp:anchor>
        </w:drawing>
      </w:r>
      <w:r w:rsidR="000F38CB" w:rsidRPr="00D7580F">
        <w:rPr>
          <w:rFonts w:asciiTheme="minorHAnsi" w:hAnsiTheme="minorHAnsi" w:cstheme="minorHAnsi"/>
          <w:b/>
          <w:bCs/>
          <w:color w:val="000000" w:themeColor="text1"/>
          <w:sz w:val="36"/>
          <w:szCs w:val="36"/>
        </w:rPr>
        <w:t>Filtering</w:t>
      </w:r>
      <w:r w:rsidR="000F38CB" w:rsidRPr="00D7580F">
        <w:rPr>
          <w:rFonts w:asciiTheme="minorHAnsi" w:hAnsiTheme="minorHAnsi" w:cstheme="minorHAnsi"/>
          <w:b/>
          <w:bCs/>
          <w:color w:val="000000" w:themeColor="text1"/>
          <w:spacing w:val="-9"/>
          <w:sz w:val="36"/>
          <w:szCs w:val="36"/>
        </w:rPr>
        <w:t xml:space="preserve"> </w:t>
      </w:r>
      <w:r w:rsidR="000F38CB" w:rsidRPr="00D7580F">
        <w:rPr>
          <w:rFonts w:asciiTheme="minorHAnsi" w:hAnsiTheme="minorHAnsi" w:cstheme="minorHAnsi"/>
          <w:b/>
          <w:bCs/>
          <w:color w:val="000000" w:themeColor="text1"/>
          <w:sz w:val="36"/>
          <w:szCs w:val="36"/>
        </w:rPr>
        <w:t>Data</w:t>
      </w:r>
      <w:r w:rsidR="000F38CB" w:rsidRPr="00D7580F">
        <w:rPr>
          <w:rFonts w:asciiTheme="minorHAnsi" w:hAnsiTheme="minorHAnsi" w:cstheme="minorHAnsi"/>
          <w:b/>
          <w:bCs/>
          <w:color w:val="000000" w:themeColor="text1"/>
          <w:spacing w:val="-10"/>
          <w:sz w:val="36"/>
          <w:szCs w:val="36"/>
        </w:rPr>
        <w:t xml:space="preserve"> </w:t>
      </w:r>
      <w:r w:rsidR="000F38CB" w:rsidRPr="00D7580F">
        <w:rPr>
          <w:rFonts w:asciiTheme="minorHAnsi" w:hAnsiTheme="minorHAnsi" w:cstheme="minorHAnsi"/>
          <w:b/>
          <w:bCs/>
          <w:color w:val="000000" w:themeColor="text1"/>
          <w:sz w:val="36"/>
          <w:szCs w:val="36"/>
        </w:rPr>
        <w:t>and</w:t>
      </w:r>
      <w:r w:rsidR="000F38CB" w:rsidRPr="00D7580F">
        <w:rPr>
          <w:rFonts w:asciiTheme="minorHAnsi" w:hAnsiTheme="minorHAnsi" w:cstheme="minorHAnsi"/>
          <w:b/>
          <w:bCs/>
          <w:color w:val="000000" w:themeColor="text1"/>
          <w:spacing w:val="-9"/>
          <w:sz w:val="36"/>
          <w:szCs w:val="36"/>
        </w:rPr>
        <w:t xml:space="preserve"> </w:t>
      </w:r>
      <w:r w:rsidR="000F38CB" w:rsidRPr="00D7580F">
        <w:rPr>
          <w:rFonts w:asciiTheme="minorHAnsi" w:hAnsiTheme="minorHAnsi" w:cstheme="minorHAnsi"/>
          <w:b/>
          <w:bCs/>
          <w:color w:val="000000" w:themeColor="text1"/>
          <w:sz w:val="36"/>
          <w:szCs w:val="36"/>
        </w:rPr>
        <w:t>Generating</w:t>
      </w:r>
      <w:r w:rsidR="000F38CB" w:rsidRPr="00D7580F">
        <w:rPr>
          <w:rFonts w:asciiTheme="minorHAnsi" w:hAnsiTheme="minorHAnsi" w:cstheme="minorHAnsi"/>
          <w:b/>
          <w:bCs/>
          <w:color w:val="000000" w:themeColor="text1"/>
          <w:spacing w:val="-10"/>
          <w:sz w:val="36"/>
          <w:szCs w:val="36"/>
        </w:rPr>
        <w:t xml:space="preserve"> </w:t>
      </w:r>
      <w:r w:rsidR="000F38CB" w:rsidRPr="00D7580F">
        <w:rPr>
          <w:rFonts w:asciiTheme="minorHAnsi" w:hAnsiTheme="minorHAnsi" w:cstheme="minorHAnsi"/>
          <w:b/>
          <w:bCs/>
          <w:color w:val="000000" w:themeColor="text1"/>
          <w:sz w:val="36"/>
          <w:szCs w:val="36"/>
        </w:rPr>
        <w:t>Refined</w:t>
      </w:r>
      <w:r w:rsidR="000F38CB" w:rsidRPr="00D7580F">
        <w:rPr>
          <w:rFonts w:asciiTheme="minorHAnsi" w:hAnsiTheme="minorHAnsi" w:cstheme="minorHAnsi"/>
          <w:b/>
          <w:bCs/>
          <w:color w:val="000000" w:themeColor="text1"/>
          <w:spacing w:val="-11"/>
          <w:sz w:val="36"/>
          <w:szCs w:val="36"/>
        </w:rPr>
        <w:t xml:space="preserve"> </w:t>
      </w:r>
      <w:r w:rsidR="000F38CB" w:rsidRPr="00D7580F">
        <w:rPr>
          <w:rFonts w:asciiTheme="minorHAnsi" w:hAnsiTheme="minorHAnsi" w:cstheme="minorHAnsi"/>
          <w:b/>
          <w:bCs/>
          <w:color w:val="000000" w:themeColor="text1"/>
          <w:sz w:val="36"/>
          <w:szCs w:val="36"/>
        </w:rPr>
        <w:t>Boxplots</w:t>
      </w:r>
      <w:r w:rsidR="000F38CB" w:rsidRPr="00D7580F">
        <w:rPr>
          <w:rFonts w:asciiTheme="minorHAnsi" w:hAnsiTheme="minorHAnsi" w:cstheme="minorHAnsi"/>
          <w:b/>
          <w:bCs/>
          <w:color w:val="000000" w:themeColor="text1"/>
          <w:spacing w:val="-7"/>
          <w:sz w:val="36"/>
          <w:szCs w:val="36"/>
        </w:rPr>
        <w:t xml:space="preserve"> </w:t>
      </w:r>
      <w:r w:rsidR="000F38CB" w:rsidRPr="00D7580F">
        <w:rPr>
          <w:rFonts w:asciiTheme="minorHAnsi" w:hAnsiTheme="minorHAnsi" w:cstheme="minorHAnsi"/>
          <w:b/>
          <w:bCs/>
          <w:color w:val="000000" w:themeColor="text1"/>
          <w:sz w:val="36"/>
          <w:szCs w:val="36"/>
        </w:rPr>
        <w:t>of</w:t>
      </w:r>
      <w:r w:rsidR="000F38CB" w:rsidRPr="00D7580F">
        <w:rPr>
          <w:rFonts w:asciiTheme="minorHAnsi" w:hAnsiTheme="minorHAnsi" w:cstheme="minorHAnsi"/>
          <w:b/>
          <w:bCs/>
          <w:color w:val="000000" w:themeColor="text1"/>
          <w:spacing w:val="-10"/>
          <w:sz w:val="36"/>
          <w:szCs w:val="36"/>
        </w:rPr>
        <w:t xml:space="preserve"> </w:t>
      </w:r>
      <w:r w:rsidR="000F38CB" w:rsidRPr="00D7580F">
        <w:rPr>
          <w:rFonts w:asciiTheme="minorHAnsi" w:hAnsiTheme="minorHAnsi" w:cstheme="minorHAnsi"/>
          <w:b/>
          <w:bCs/>
          <w:color w:val="000000" w:themeColor="text1"/>
          <w:sz w:val="36"/>
          <w:szCs w:val="36"/>
        </w:rPr>
        <w:t>PM2.5</w:t>
      </w:r>
      <w:r w:rsidR="000F38CB" w:rsidRPr="00D7580F">
        <w:rPr>
          <w:rFonts w:asciiTheme="minorHAnsi" w:hAnsiTheme="minorHAnsi" w:cstheme="minorHAnsi"/>
          <w:b/>
          <w:bCs/>
          <w:color w:val="000000" w:themeColor="text1"/>
          <w:spacing w:val="-11"/>
          <w:sz w:val="36"/>
          <w:szCs w:val="36"/>
        </w:rPr>
        <w:t xml:space="preserve"> </w:t>
      </w:r>
      <w:r w:rsidR="000F38CB" w:rsidRPr="00D7580F">
        <w:rPr>
          <w:rFonts w:asciiTheme="minorHAnsi" w:hAnsiTheme="minorHAnsi" w:cstheme="minorHAnsi"/>
          <w:b/>
          <w:bCs/>
          <w:color w:val="000000" w:themeColor="text1"/>
          <w:sz w:val="36"/>
          <w:szCs w:val="36"/>
        </w:rPr>
        <w:t xml:space="preserve">and </w:t>
      </w:r>
      <w:r w:rsidR="000F38CB" w:rsidRPr="00D7580F">
        <w:rPr>
          <w:rFonts w:asciiTheme="minorHAnsi" w:hAnsiTheme="minorHAnsi" w:cstheme="minorHAnsi"/>
          <w:b/>
          <w:bCs/>
          <w:color w:val="000000" w:themeColor="text1"/>
          <w:spacing w:val="-4"/>
          <w:sz w:val="36"/>
          <w:szCs w:val="36"/>
        </w:rPr>
        <w:t>PM10</w:t>
      </w:r>
    </w:p>
    <w:p w14:paraId="332D1553" w14:textId="45EBA8D2" w:rsidR="000F38CB" w:rsidRDefault="000F38CB">
      <w:pPr>
        <w:pStyle w:val="BodyText"/>
        <w:spacing w:before="194"/>
        <w:rPr>
          <w:b/>
          <w:sz w:val="20"/>
        </w:rPr>
      </w:pPr>
      <w:r>
        <w:rPr>
          <w:b/>
          <w:noProof/>
          <w:sz w:val="20"/>
        </w:rPr>
        <w:drawing>
          <wp:anchor distT="0" distB="0" distL="0" distR="0" simplePos="0" relativeHeight="251673088" behindDoc="1" locked="0" layoutInCell="1" allowOverlap="1" wp14:anchorId="11DB5028" wp14:editId="239C8758">
            <wp:simplePos x="0" y="0"/>
            <wp:positionH relativeFrom="page">
              <wp:posOffset>857250</wp:posOffset>
            </wp:positionH>
            <wp:positionV relativeFrom="paragraph">
              <wp:posOffset>292100</wp:posOffset>
            </wp:positionV>
            <wp:extent cx="3149600" cy="2682240"/>
            <wp:effectExtent l="0" t="0" r="0" b="381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9" cstate="print"/>
                    <a:stretch>
                      <a:fillRect/>
                    </a:stretch>
                  </pic:blipFill>
                  <pic:spPr>
                    <a:xfrm>
                      <a:off x="0" y="0"/>
                      <a:ext cx="3149600" cy="2682240"/>
                    </a:xfrm>
                    <a:prstGeom prst="rect">
                      <a:avLst/>
                    </a:prstGeom>
                  </pic:spPr>
                </pic:pic>
              </a:graphicData>
            </a:graphic>
            <wp14:sizeRelH relativeFrom="margin">
              <wp14:pctWidth>0</wp14:pctWidth>
            </wp14:sizeRelH>
            <wp14:sizeRelV relativeFrom="margin">
              <wp14:pctHeight>0</wp14:pctHeight>
            </wp14:sizeRelV>
          </wp:anchor>
        </w:drawing>
      </w:r>
    </w:p>
    <w:p w14:paraId="6397D9FB" w14:textId="77777777" w:rsidR="000F38CB" w:rsidRPr="00C73EF2" w:rsidRDefault="000F38CB" w:rsidP="000F38CB">
      <w:pPr>
        <w:pStyle w:val="ListParagraph"/>
        <w:widowControl w:val="0"/>
        <w:numPr>
          <w:ilvl w:val="0"/>
          <w:numId w:val="11"/>
        </w:numPr>
        <w:tabs>
          <w:tab w:val="left" w:pos="201"/>
        </w:tabs>
        <w:autoSpaceDE w:val="0"/>
        <w:autoSpaceDN w:val="0"/>
        <w:spacing w:before="211" w:after="0" w:line="280" w:lineRule="auto"/>
        <w:ind w:right="1086" w:firstLine="0"/>
        <w:contextualSpacing w:val="0"/>
        <w:rPr>
          <w:sz w:val="32"/>
          <w:szCs w:val="32"/>
        </w:rPr>
      </w:pPr>
      <w:r w:rsidRPr="00C73EF2">
        <w:rPr>
          <w:sz w:val="32"/>
          <w:szCs w:val="32"/>
        </w:rPr>
        <w:t>The</w:t>
      </w:r>
      <w:r w:rsidRPr="00C73EF2">
        <w:rPr>
          <w:spacing w:val="-7"/>
          <w:sz w:val="32"/>
          <w:szCs w:val="32"/>
        </w:rPr>
        <w:t xml:space="preserve"> </w:t>
      </w:r>
      <w:r w:rsidRPr="00C73EF2">
        <w:rPr>
          <w:sz w:val="32"/>
          <w:szCs w:val="32"/>
        </w:rPr>
        <w:t>dataset</w:t>
      </w:r>
      <w:r w:rsidRPr="00C73EF2">
        <w:rPr>
          <w:spacing w:val="-7"/>
          <w:sz w:val="32"/>
          <w:szCs w:val="32"/>
        </w:rPr>
        <w:t xml:space="preserve"> </w:t>
      </w:r>
      <w:r w:rsidRPr="00C73EF2">
        <w:rPr>
          <w:sz w:val="32"/>
          <w:szCs w:val="32"/>
        </w:rPr>
        <w:t>is</w:t>
      </w:r>
      <w:r w:rsidRPr="00C73EF2">
        <w:rPr>
          <w:spacing w:val="-5"/>
          <w:sz w:val="32"/>
          <w:szCs w:val="32"/>
        </w:rPr>
        <w:t xml:space="preserve"> </w:t>
      </w:r>
      <w:r w:rsidRPr="00C73EF2">
        <w:rPr>
          <w:sz w:val="32"/>
          <w:szCs w:val="32"/>
        </w:rPr>
        <w:t>filtered</w:t>
      </w:r>
      <w:r w:rsidRPr="00C73EF2">
        <w:rPr>
          <w:spacing w:val="-8"/>
          <w:sz w:val="32"/>
          <w:szCs w:val="32"/>
        </w:rPr>
        <w:t xml:space="preserve"> </w:t>
      </w:r>
      <w:r w:rsidRPr="00C73EF2">
        <w:rPr>
          <w:sz w:val="32"/>
          <w:szCs w:val="32"/>
        </w:rPr>
        <w:t>to</w:t>
      </w:r>
      <w:r w:rsidRPr="00C73EF2">
        <w:rPr>
          <w:spacing w:val="-5"/>
          <w:sz w:val="32"/>
          <w:szCs w:val="32"/>
        </w:rPr>
        <w:t xml:space="preserve"> </w:t>
      </w:r>
      <w:r w:rsidRPr="00C73EF2">
        <w:rPr>
          <w:sz w:val="32"/>
          <w:szCs w:val="32"/>
        </w:rPr>
        <w:t>remove</w:t>
      </w:r>
      <w:r w:rsidRPr="00C73EF2">
        <w:rPr>
          <w:spacing w:val="-7"/>
          <w:sz w:val="32"/>
          <w:szCs w:val="32"/>
        </w:rPr>
        <w:t xml:space="preserve"> </w:t>
      </w:r>
      <w:r w:rsidRPr="00C73EF2">
        <w:rPr>
          <w:sz w:val="32"/>
          <w:szCs w:val="32"/>
        </w:rPr>
        <w:t>values</w:t>
      </w:r>
      <w:r w:rsidRPr="00C73EF2">
        <w:rPr>
          <w:spacing w:val="-4"/>
          <w:sz w:val="32"/>
          <w:szCs w:val="32"/>
        </w:rPr>
        <w:t xml:space="preserve"> </w:t>
      </w:r>
      <w:r w:rsidRPr="00C73EF2">
        <w:rPr>
          <w:sz w:val="32"/>
          <w:szCs w:val="32"/>
        </w:rPr>
        <w:t>above</w:t>
      </w:r>
      <w:r w:rsidRPr="00C73EF2">
        <w:rPr>
          <w:spacing w:val="-7"/>
          <w:sz w:val="32"/>
          <w:szCs w:val="32"/>
        </w:rPr>
        <w:t xml:space="preserve"> </w:t>
      </w:r>
      <w:r w:rsidRPr="00C73EF2">
        <w:rPr>
          <w:sz w:val="32"/>
          <w:szCs w:val="32"/>
        </w:rPr>
        <w:t>200</w:t>
      </w:r>
      <w:r w:rsidRPr="00C73EF2">
        <w:rPr>
          <w:spacing w:val="-7"/>
          <w:sz w:val="32"/>
          <w:szCs w:val="32"/>
        </w:rPr>
        <w:t xml:space="preserve"> </w:t>
      </w:r>
      <w:r w:rsidRPr="00C73EF2">
        <w:rPr>
          <w:sz w:val="32"/>
          <w:szCs w:val="32"/>
        </w:rPr>
        <w:t>for</w:t>
      </w:r>
      <w:r w:rsidRPr="00C73EF2">
        <w:rPr>
          <w:spacing w:val="-6"/>
          <w:sz w:val="32"/>
          <w:szCs w:val="32"/>
        </w:rPr>
        <w:t xml:space="preserve"> </w:t>
      </w:r>
      <w:r w:rsidRPr="00C73EF2">
        <w:rPr>
          <w:sz w:val="32"/>
          <w:szCs w:val="32"/>
        </w:rPr>
        <w:t>both</w:t>
      </w:r>
      <w:r w:rsidRPr="00C73EF2">
        <w:rPr>
          <w:spacing w:val="-5"/>
          <w:sz w:val="32"/>
          <w:szCs w:val="32"/>
        </w:rPr>
        <w:t xml:space="preserve"> </w:t>
      </w:r>
      <w:r w:rsidRPr="00C73EF2">
        <w:rPr>
          <w:sz w:val="32"/>
          <w:szCs w:val="32"/>
        </w:rPr>
        <w:t>PM2.5</w:t>
      </w:r>
      <w:r w:rsidRPr="00C73EF2">
        <w:rPr>
          <w:spacing w:val="-7"/>
          <w:sz w:val="32"/>
          <w:szCs w:val="32"/>
        </w:rPr>
        <w:t xml:space="preserve"> </w:t>
      </w:r>
      <w:r w:rsidRPr="00C73EF2">
        <w:rPr>
          <w:sz w:val="32"/>
          <w:szCs w:val="32"/>
        </w:rPr>
        <w:t>and</w:t>
      </w:r>
      <w:r w:rsidRPr="00C73EF2">
        <w:rPr>
          <w:spacing w:val="-8"/>
          <w:sz w:val="32"/>
          <w:szCs w:val="32"/>
        </w:rPr>
        <w:t xml:space="preserve"> </w:t>
      </w:r>
      <w:r w:rsidRPr="00C73EF2">
        <w:rPr>
          <w:sz w:val="32"/>
          <w:szCs w:val="32"/>
        </w:rPr>
        <w:t>PM10, assuming these are extreme outliers.</w:t>
      </w:r>
    </w:p>
    <w:p w14:paraId="5392614D" w14:textId="77777777" w:rsidR="000F38CB" w:rsidRPr="00C73EF2" w:rsidRDefault="000F38CB" w:rsidP="000F38CB">
      <w:pPr>
        <w:pStyle w:val="ListParagraph"/>
        <w:widowControl w:val="0"/>
        <w:numPr>
          <w:ilvl w:val="0"/>
          <w:numId w:val="11"/>
        </w:numPr>
        <w:tabs>
          <w:tab w:val="left" w:pos="201"/>
        </w:tabs>
        <w:autoSpaceDE w:val="0"/>
        <w:autoSpaceDN w:val="0"/>
        <w:spacing w:before="154" w:after="0" w:line="280" w:lineRule="auto"/>
        <w:ind w:right="743" w:firstLine="0"/>
        <w:contextualSpacing w:val="0"/>
        <w:rPr>
          <w:sz w:val="32"/>
          <w:szCs w:val="32"/>
        </w:rPr>
      </w:pPr>
      <w:r w:rsidRPr="00C73EF2">
        <w:rPr>
          <w:sz w:val="32"/>
          <w:szCs w:val="32"/>
        </w:rPr>
        <w:t>After</w:t>
      </w:r>
      <w:r w:rsidRPr="00C73EF2">
        <w:rPr>
          <w:spacing w:val="-6"/>
          <w:sz w:val="32"/>
          <w:szCs w:val="32"/>
        </w:rPr>
        <w:t xml:space="preserve"> </w:t>
      </w:r>
      <w:r w:rsidRPr="00C73EF2">
        <w:rPr>
          <w:sz w:val="32"/>
          <w:szCs w:val="32"/>
        </w:rPr>
        <w:t>filtering</w:t>
      </w:r>
      <w:r w:rsidRPr="00C73EF2">
        <w:rPr>
          <w:spacing w:val="-5"/>
          <w:sz w:val="32"/>
          <w:szCs w:val="32"/>
        </w:rPr>
        <w:t xml:space="preserve"> </w:t>
      </w:r>
      <w:r w:rsidRPr="00C73EF2">
        <w:rPr>
          <w:b/>
          <w:sz w:val="32"/>
          <w:szCs w:val="32"/>
        </w:rPr>
        <w:t>PM2.5</w:t>
      </w:r>
      <w:r w:rsidRPr="00C73EF2">
        <w:rPr>
          <w:b/>
          <w:spacing w:val="-6"/>
          <w:sz w:val="32"/>
          <w:szCs w:val="32"/>
        </w:rPr>
        <w:t xml:space="preserve"> </w:t>
      </w:r>
      <w:r w:rsidRPr="00C73EF2">
        <w:rPr>
          <w:b/>
          <w:sz w:val="32"/>
          <w:szCs w:val="32"/>
        </w:rPr>
        <w:t>≤</w:t>
      </w:r>
      <w:r w:rsidRPr="00C73EF2">
        <w:rPr>
          <w:b/>
          <w:spacing w:val="-6"/>
          <w:sz w:val="32"/>
          <w:szCs w:val="32"/>
        </w:rPr>
        <w:t xml:space="preserve"> </w:t>
      </w:r>
      <w:r w:rsidRPr="00C73EF2">
        <w:rPr>
          <w:b/>
          <w:sz w:val="32"/>
          <w:szCs w:val="32"/>
        </w:rPr>
        <w:t>200</w:t>
      </w:r>
      <w:r w:rsidRPr="00C73EF2">
        <w:rPr>
          <w:b/>
          <w:spacing w:val="-4"/>
          <w:sz w:val="32"/>
          <w:szCs w:val="32"/>
        </w:rPr>
        <w:t xml:space="preserve"> </w:t>
      </w:r>
      <w:r w:rsidRPr="00C73EF2">
        <w:rPr>
          <w:b/>
          <w:sz w:val="32"/>
          <w:szCs w:val="32"/>
        </w:rPr>
        <w:t>and</w:t>
      </w:r>
      <w:r w:rsidRPr="00C73EF2">
        <w:rPr>
          <w:b/>
          <w:spacing w:val="-4"/>
          <w:sz w:val="32"/>
          <w:szCs w:val="32"/>
        </w:rPr>
        <w:t xml:space="preserve"> </w:t>
      </w:r>
      <w:r w:rsidRPr="00C73EF2">
        <w:rPr>
          <w:b/>
          <w:sz w:val="32"/>
          <w:szCs w:val="32"/>
        </w:rPr>
        <w:t>PM10</w:t>
      </w:r>
      <w:r w:rsidRPr="00C73EF2">
        <w:rPr>
          <w:b/>
          <w:spacing w:val="-6"/>
          <w:sz w:val="32"/>
          <w:szCs w:val="32"/>
        </w:rPr>
        <w:t xml:space="preserve"> </w:t>
      </w:r>
      <w:r w:rsidRPr="00C73EF2">
        <w:rPr>
          <w:b/>
          <w:sz w:val="32"/>
          <w:szCs w:val="32"/>
        </w:rPr>
        <w:t>≤</w:t>
      </w:r>
      <w:r w:rsidRPr="00C73EF2">
        <w:rPr>
          <w:b/>
          <w:spacing w:val="-4"/>
          <w:sz w:val="32"/>
          <w:szCs w:val="32"/>
        </w:rPr>
        <w:t xml:space="preserve"> </w:t>
      </w:r>
      <w:r w:rsidRPr="00C73EF2">
        <w:rPr>
          <w:b/>
          <w:sz w:val="32"/>
          <w:szCs w:val="32"/>
        </w:rPr>
        <w:t>200</w:t>
      </w:r>
      <w:r w:rsidRPr="00C73EF2">
        <w:rPr>
          <w:sz w:val="32"/>
          <w:szCs w:val="32"/>
        </w:rPr>
        <w:t>,</w:t>
      </w:r>
      <w:r w:rsidRPr="00C73EF2">
        <w:rPr>
          <w:spacing w:val="-6"/>
          <w:sz w:val="32"/>
          <w:szCs w:val="32"/>
        </w:rPr>
        <w:t xml:space="preserve"> </w:t>
      </w:r>
      <w:r w:rsidRPr="00C73EF2">
        <w:rPr>
          <w:sz w:val="32"/>
          <w:szCs w:val="32"/>
        </w:rPr>
        <w:t>the</w:t>
      </w:r>
      <w:r w:rsidRPr="00C73EF2">
        <w:rPr>
          <w:spacing w:val="-4"/>
          <w:sz w:val="32"/>
          <w:szCs w:val="32"/>
        </w:rPr>
        <w:t xml:space="preserve"> </w:t>
      </w:r>
      <w:r w:rsidRPr="00C73EF2">
        <w:rPr>
          <w:sz w:val="32"/>
          <w:szCs w:val="32"/>
        </w:rPr>
        <w:t>boxplots</w:t>
      </w:r>
      <w:r w:rsidRPr="00C73EF2">
        <w:rPr>
          <w:spacing w:val="-5"/>
          <w:sz w:val="32"/>
          <w:szCs w:val="32"/>
        </w:rPr>
        <w:t xml:space="preserve"> </w:t>
      </w:r>
      <w:r w:rsidRPr="00C73EF2">
        <w:rPr>
          <w:sz w:val="32"/>
          <w:szCs w:val="32"/>
        </w:rPr>
        <w:t>show</w:t>
      </w:r>
      <w:r w:rsidRPr="00C73EF2">
        <w:rPr>
          <w:spacing w:val="-4"/>
          <w:sz w:val="32"/>
          <w:szCs w:val="32"/>
        </w:rPr>
        <w:t xml:space="preserve"> </w:t>
      </w:r>
      <w:r w:rsidRPr="00C73EF2">
        <w:rPr>
          <w:sz w:val="32"/>
          <w:szCs w:val="32"/>
        </w:rPr>
        <w:t>a</w:t>
      </w:r>
      <w:r w:rsidRPr="00C73EF2">
        <w:rPr>
          <w:spacing w:val="-6"/>
          <w:sz w:val="32"/>
          <w:szCs w:val="32"/>
        </w:rPr>
        <w:t xml:space="preserve"> </w:t>
      </w:r>
      <w:r w:rsidRPr="00C73EF2">
        <w:rPr>
          <w:sz w:val="32"/>
          <w:szCs w:val="32"/>
        </w:rPr>
        <w:t>more</w:t>
      </w:r>
      <w:r w:rsidRPr="00C73EF2">
        <w:rPr>
          <w:spacing w:val="-6"/>
          <w:sz w:val="32"/>
          <w:szCs w:val="32"/>
        </w:rPr>
        <w:t xml:space="preserve"> </w:t>
      </w:r>
      <w:r w:rsidRPr="00C73EF2">
        <w:rPr>
          <w:sz w:val="32"/>
          <w:szCs w:val="32"/>
        </w:rPr>
        <w:t xml:space="preserve">balanced distribution, </w:t>
      </w:r>
      <w:r w:rsidRPr="00C73EF2">
        <w:rPr>
          <w:b/>
          <w:sz w:val="32"/>
          <w:szCs w:val="32"/>
        </w:rPr>
        <w:t>reducing the right skewness</w:t>
      </w:r>
      <w:r w:rsidRPr="00C73EF2">
        <w:rPr>
          <w:sz w:val="32"/>
          <w:szCs w:val="32"/>
        </w:rPr>
        <w:t>.</w:t>
      </w:r>
    </w:p>
    <w:p w14:paraId="31ABAF20" w14:textId="77777777" w:rsidR="000F38CB" w:rsidRPr="00C73EF2" w:rsidRDefault="000F38CB" w:rsidP="000F38CB">
      <w:pPr>
        <w:pStyle w:val="ListParagraph"/>
        <w:widowControl w:val="0"/>
        <w:numPr>
          <w:ilvl w:val="0"/>
          <w:numId w:val="11"/>
        </w:numPr>
        <w:tabs>
          <w:tab w:val="left" w:pos="201"/>
        </w:tabs>
        <w:autoSpaceDE w:val="0"/>
        <w:autoSpaceDN w:val="0"/>
        <w:spacing w:before="155" w:after="0" w:line="240" w:lineRule="auto"/>
        <w:ind w:left="201" w:hanging="201"/>
        <w:contextualSpacing w:val="0"/>
        <w:rPr>
          <w:sz w:val="32"/>
          <w:szCs w:val="32"/>
        </w:rPr>
      </w:pPr>
      <w:r w:rsidRPr="00C73EF2">
        <w:rPr>
          <w:sz w:val="32"/>
          <w:szCs w:val="32"/>
        </w:rPr>
        <w:t>The</w:t>
      </w:r>
      <w:r w:rsidRPr="00C73EF2">
        <w:rPr>
          <w:spacing w:val="-9"/>
          <w:sz w:val="32"/>
          <w:szCs w:val="32"/>
        </w:rPr>
        <w:t xml:space="preserve"> </w:t>
      </w:r>
      <w:r w:rsidRPr="00C73EF2">
        <w:rPr>
          <w:sz w:val="32"/>
          <w:szCs w:val="32"/>
        </w:rPr>
        <w:t>new</w:t>
      </w:r>
      <w:r w:rsidRPr="00C73EF2">
        <w:rPr>
          <w:spacing w:val="-7"/>
          <w:sz w:val="32"/>
          <w:szCs w:val="32"/>
        </w:rPr>
        <w:t xml:space="preserve"> </w:t>
      </w:r>
      <w:r w:rsidRPr="00C73EF2">
        <w:rPr>
          <w:sz w:val="32"/>
          <w:szCs w:val="32"/>
        </w:rPr>
        <w:t>filtered</w:t>
      </w:r>
      <w:r w:rsidRPr="00C73EF2">
        <w:rPr>
          <w:spacing w:val="-9"/>
          <w:sz w:val="32"/>
          <w:szCs w:val="32"/>
        </w:rPr>
        <w:t xml:space="preserve"> </w:t>
      </w:r>
      <w:r w:rsidRPr="00C73EF2">
        <w:rPr>
          <w:sz w:val="32"/>
          <w:szCs w:val="32"/>
        </w:rPr>
        <w:t>dataset</w:t>
      </w:r>
      <w:r w:rsidRPr="00C73EF2">
        <w:rPr>
          <w:spacing w:val="-9"/>
          <w:sz w:val="32"/>
          <w:szCs w:val="32"/>
        </w:rPr>
        <w:t xml:space="preserve"> </w:t>
      </w:r>
      <w:r w:rsidRPr="00C73EF2">
        <w:rPr>
          <w:sz w:val="32"/>
          <w:szCs w:val="32"/>
        </w:rPr>
        <w:t>is</w:t>
      </w:r>
      <w:r w:rsidRPr="00C73EF2">
        <w:rPr>
          <w:spacing w:val="-6"/>
          <w:sz w:val="32"/>
          <w:szCs w:val="32"/>
        </w:rPr>
        <w:t xml:space="preserve"> </w:t>
      </w:r>
      <w:r w:rsidRPr="00C73EF2">
        <w:rPr>
          <w:sz w:val="32"/>
          <w:szCs w:val="32"/>
        </w:rPr>
        <w:t>used</w:t>
      </w:r>
      <w:r w:rsidRPr="00C73EF2">
        <w:rPr>
          <w:spacing w:val="-10"/>
          <w:sz w:val="32"/>
          <w:szCs w:val="32"/>
        </w:rPr>
        <w:t xml:space="preserve"> </w:t>
      </w:r>
      <w:r w:rsidRPr="00C73EF2">
        <w:rPr>
          <w:sz w:val="32"/>
          <w:szCs w:val="32"/>
        </w:rPr>
        <w:t>to</w:t>
      </w:r>
      <w:r w:rsidRPr="00C73EF2">
        <w:rPr>
          <w:spacing w:val="-6"/>
          <w:sz w:val="32"/>
          <w:szCs w:val="32"/>
        </w:rPr>
        <w:t xml:space="preserve"> </w:t>
      </w:r>
      <w:r w:rsidRPr="00C73EF2">
        <w:rPr>
          <w:sz w:val="32"/>
          <w:szCs w:val="32"/>
        </w:rPr>
        <w:t>create</w:t>
      </w:r>
      <w:r w:rsidRPr="00C73EF2">
        <w:rPr>
          <w:spacing w:val="-8"/>
          <w:sz w:val="32"/>
          <w:szCs w:val="32"/>
        </w:rPr>
        <w:t xml:space="preserve"> </w:t>
      </w:r>
      <w:r w:rsidRPr="00C73EF2">
        <w:rPr>
          <w:sz w:val="32"/>
          <w:szCs w:val="32"/>
        </w:rPr>
        <w:t>refined</w:t>
      </w:r>
      <w:r w:rsidRPr="00C73EF2">
        <w:rPr>
          <w:spacing w:val="-7"/>
          <w:sz w:val="32"/>
          <w:szCs w:val="32"/>
        </w:rPr>
        <w:t xml:space="preserve"> </w:t>
      </w:r>
      <w:r w:rsidRPr="00C73EF2">
        <w:rPr>
          <w:spacing w:val="-2"/>
          <w:sz w:val="32"/>
          <w:szCs w:val="32"/>
        </w:rPr>
        <w:t>boxplots.</w:t>
      </w:r>
    </w:p>
    <w:p w14:paraId="226A2489" w14:textId="60558771" w:rsidR="000F38CB" w:rsidRPr="00C73EF2" w:rsidRDefault="000F38CB">
      <w:pPr>
        <w:pStyle w:val="Heading2"/>
        <w:spacing w:before="213"/>
        <w:rPr>
          <w:b/>
          <w:bCs/>
          <w:color w:val="000000" w:themeColor="text1"/>
        </w:rPr>
      </w:pPr>
      <w:r w:rsidRPr="00C73EF2">
        <w:rPr>
          <w:b/>
          <w:bCs/>
          <w:color w:val="000000" w:themeColor="text1"/>
          <w:spacing w:val="-2"/>
        </w:rPr>
        <w:t>Observations</w:t>
      </w:r>
      <w:r w:rsidR="00483F7D" w:rsidRPr="00C73EF2">
        <w:rPr>
          <w:b/>
          <w:bCs/>
          <w:color w:val="000000" w:themeColor="text1"/>
          <w:spacing w:val="-2"/>
        </w:rPr>
        <w:t>:</w:t>
      </w:r>
    </w:p>
    <w:p w14:paraId="5D08614D" w14:textId="77777777" w:rsidR="000F38CB" w:rsidRPr="00C73EF2" w:rsidRDefault="000F38CB" w:rsidP="000F38CB">
      <w:pPr>
        <w:pStyle w:val="ListParagraph"/>
        <w:widowControl w:val="0"/>
        <w:numPr>
          <w:ilvl w:val="0"/>
          <w:numId w:val="11"/>
        </w:numPr>
        <w:tabs>
          <w:tab w:val="left" w:pos="201"/>
        </w:tabs>
        <w:autoSpaceDE w:val="0"/>
        <w:autoSpaceDN w:val="0"/>
        <w:spacing w:before="212" w:after="0" w:line="280" w:lineRule="auto"/>
        <w:ind w:right="1432" w:firstLine="0"/>
        <w:contextualSpacing w:val="0"/>
        <w:rPr>
          <w:sz w:val="32"/>
          <w:szCs w:val="32"/>
        </w:rPr>
      </w:pPr>
      <w:r w:rsidRPr="00C73EF2">
        <w:rPr>
          <w:sz w:val="32"/>
          <w:szCs w:val="32"/>
        </w:rPr>
        <w:t>The</w:t>
      </w:r>
      <w:r w:rsidRPr="00C73EF2">
        <w:rPr>
          <w:spacing w:val="-8"/>
          <w:sz w:val="32"/>
          <w:szCs w:val="32"/>
        </w:rPr>
        <w:t xml:space="preserve"> </w:t>
      </w:r>
      <w:r w:rsidRPr="00C73EF2">
        <w:rPr>
          <w:sz w:val="32"/>
          <w:szCs w:val="32"/>
        </w:rPr>
        <w:t>updated</w:t>
      </w:r>
      <w:r w:rsidRPr="00C73EF2">
        <w:rPr>
          <w:spacing w:val="-7"/>
          <w:sz w:val="32"/>
          <w:szCs w:val="32"/>
        </w:rPr>
        <w:t xml:space="preserve"> </w:t>
      </w:r>
      <w:r w:rsidRPr="00C73EF2">
        <w:rPr>
          <w:sz w:val="32"/>
          <w:szCs w:val="32"/>
        </w:rPr>
        <w:t>boxplots</w:t>
      </w:r>
      <w:r w:rsidRPr="00C73EF2">
        <w:rPr>
          <w:spacing w:val="-7"/>
          <w:sz w:val="32"/>
          <w:szCs w:val="32"/>
        </w:rPr>
        <w:t xml:space="preserve"> </w:t>
      </w:r>
      <w:r w:rsidRPr="00C73EF2">
        <w:rPr>
          <w:sz w:val="32"/>
          <w:szCs w:val="32"/>
        </w:rPr>
        <w:t>show</w:t>
      </w:r>
      <w:r w:rsidRPr="00C73EF2">
        <w:rPr>
          <w:spacing w:val="-7"/>
          <w:sz w:val="32"/>
          <w:szCs w:val="32"/>
        </w:rPr>
        <w:t xml:space="preserve"> </w:t>
      </w:r>
      <w:r w:rsidRPr="00C73EF2">
        <w:rPr>
          <w:sz w:val="32"/>
          <w:szCs w:val="32"/>
        </w:rPr>
        <w:t>a</w:t>
      </w:r>
      <w:r w:rsidRPr="00C73EF2">
        <w:rPr>
          <w:spacing w:val="-8"/>
          <w:sz w:val="32"/>
          <w:szCs w:val="32"/>
        </w:rPr>
        <w:t xml:space="preserve"> </w:t>
      </w:r>
      <w:r w:rsidRPr="00C73EF2">
        <w:rPr>
          <w:sz w:val="32"/>
          <w:szCs w:val="32"/>
        </w:rPr>
        <w:t>more</w:t>
      </w:r>
      <w:r w:rsidRPr="00C73EF2">
        <w:rPr>
          <w:spacing w:val="-8"/>
          <w:sz w:val="32"/>
          <w:szCs w:val="32"/>
        </w:rPr>
        <w:t xml:space="preserve"> </w:t>
      </w:r>
      <w:r w:rsidRPr="00C73EF2">
        <w:rPr>
          <w:sz w:val="32"/>
          <w:szCs w:val="32"/>
        </w:rPr>
        <w:t>compact</w:t>
      </w:r>
      <w:r w:rsidRPr="00C73EF2">
        <w:rPr>
          <w:spacing w:val="-8"/>
          <w:sz w:val="32"/>
          <w:szCs w:val="32"/>
        </w:rPr>
        <w:t xml:space="preserve"> </w:t>
      </w:r>
      <w:r w:rsidRPr="00C73EF2">
        <w:rPr>
          <w:sz w:val="32"/>
          <w:szCs w:val="32"/>
        </w:rPr>
        <w:t>and</w:t>
      </w:r>
      <w:r w:rsidRPr="00C73EF2">
        <w:rPr>
          <w:spacing w:val="-7"/>
          <w:sz w:val="32"/>
          <w:szCs w:val="32"/>
        </w:rPr>
        <w:t xml:space="preserve"> </w:t>
      </w:r>
      <w:r w:rsidRPr="00C73EF2">
        <w:rPr>
          <w:sz w:val="32"/>
          <w:szCs w:val="32"/>
        </w:rPr>
        <w:t>symmetrical</w:t>
      </w:r>
      <w:r w:rsidRPr="00C73EF2">
        <w:rPr>
          <w:spacing w:val="-10"/>
          <w:sz w:val="32"/>
          <w:szCs w:val="32"/>
        </w:rPr>
        <w:t xml:space="preserve"> </w:t>
      </w:r>
      <w:r w:rsidRPr="00C73EF2">
        <w:rPr>
          <w:sz w:val="32"/>
          <w:szCs w:val="32"/>
        </w:rPr>
        <w:t>distribution, indicating better data quality.</w:t>
      </w:r>
    </w:p>
    <w:p w14:paraId="2589B665" w14:textId="77777777" w:rsidR="000F38CB" w:rsidRPr="00C73EF2" w:rsidRDefault="000F38CB" w:rsidP="000F38CB">
      <w:pPr>
        <w:pStyle w:val="ListParagraph"/>
        <w:widowControl w:val="0"/>
        <w:numPr>
          <w:ilvl w:val="0"/>
          <w:numId w:val="11"/>
        </w:numPr>
        <w:tabs>
          <w:tab w:val="left" w:pos="201"/>
        </w:tabs>
        <w:autoSpaceDE w:val="0"/>
        <w:autoSpaceDN w:val="0"/>
        <w:spacing w:before="151" w:after="0" w:line="278" w:lineRule="auto"/>
        <w:ind w:right="903" w:firstLine="0"/>
        <w:contextualSpacing w:val="0"/>
        <w:rPr>
          <w:sz w:val="32"/>
          <w:szCs w:val="32"/>
        </w:rPr>
      </w:pPr>
      <w:r w:rsidRPr="00C73EF2">
        <w:rPr>
          <w:sz w:val="32"/>
          <w:szCs w:val="32"/>
        </w:rPr>
        <w:t>By</w:t>
      </w:r>
      <w:r w:rsidRPr="00C73EF2">
        <w:rPr>
          <w:spacing w:val="-9"/>
          <w:sz w:val="32"/>
          <w:szCs w:val="32"/>
        </w:rPr>
        <w:t xml:space="preserve"> </w:t>
      </w:r>
      <w:r w:rsidRPr="00C73EF2">
        <w:rPr>
          <w:sz w:val="32"/>
          <w:szCs w:val="32"/>
        </w:rPr>
        <w:t>removing</w:t>
      </w:r>
      <w:r w:rsidRPr="00C73EF2">
        <w:rPr>
          <w:spacing w:val="-8"/>
          <w:sz w:val="32"/>
          <w:szCs w:val="32"/>
        </w:rPr>
        <w:t xml:space="preserve"> </w:t>
      </w:r>
      <w:r w:rsidRPr="00C73EF2">
        <w:rPr>
          <w:sz w:val="32"/>
          <w:szCs w:val="32"/>
        </w:rPr>
        <w:t>extreme</w:t>
      </w:r>
      <w:r w:rsidRPr="00C73EF2">
        <w:rPr>
          <w:spacing w:val="-10"/>
          <w:sz w:val="32"/>
          <w:szCs w:val="32"/>
        </w:rPr>
        <w:t xml:space="preserve"> </w:t>
      </w:r>
      <w:r w:rsidRPr="00C73EF2">
        <w:rPr>
          <w:sz w:val="32"/>
          <w:szCs w:val="32"/>
        </w:rPr>
        <w:t>values,</w:t>
      </w:r>
      <w:r w:rsidRPr="00C73EF2">
        <w:rPr>
          <w:spacing w:val="-10"/>
          <w:sz w:val="32"/>
          <w:szCs w:val="32"/>
        </w:rPr>
        <w:t xml:space="preserve"> </w:t>
      </w:r>
      <w:r w:rsidRPr="00C73EF2">
        <w:rPr>
          <w:sz w:val="32"/>
          <w:szCs w:val="32"/>
        </w:rPr>
        <w:t>the</w:t>
      </w:r>
      <w:r w:rsidRPr="00C73EF2">
        <w:rPr>
          <w:spacing w:val="-8"/>
          <w:sz w:val="32"/>
          <w:szCs w:val="32"/>
        </w:rPr>
        <w:t xml:space="preserve"> </w:t>
      </w:r>
      <w:r w:rsidRPr="00C73EF2">
        <w:rPr>
          <w:sz w:val="32"/>
          <w:szCs w:val="32"/>
        </w:rPr>
        <w:t>dataset</w:t>
      </w:r>
      <w:r w:rsidRPr="00C73EF2">
        <w:rPr>
          <w:spacing w:val="-10"/>
          <w:sz w:val="32"/>
          <w:szCs w:val="32"/>
        </w:rPr>
        <w:t xml:space="preserve"> </w:t>
      </w:r>
      <w:r w:rsidRPr="00C73EF2">
        <w:rPr>
          <w:sz w:val="32"/>
          <w:szCs w:val="32"/>
        </w:rPr>
        <w:t>becomes</w:t>
      </w:r>
      <w:r w:rsidRPr="00C73EF2">
        <w:rPr>
          <w:spacing w:val="-8"/>
          <w:sz w:val="32"/>
          <w:szCs w:val="32"/>
        </w:rPr>
        <w:t xml:space="preserve"> </w:t>
      </w:r>
      <w:r w:rsidRPr="00C73EF2">
        <w:rPr>
          <w:sz w:val="32"/>
          <w:szCs w:val="32"/>
        </w:rPr>
        <w:t>more</w:t>
      </w:r>
      <w:r w:rsidRPr="00C73EF2">
        <w:rPr>
          <w:spacing w:val="-10"/>
          <w:sz w:val="32"/>
          <w:szCs w:val="32"/>
        </w:rPr>
        <w:t xml:space="preserve"> </w:t>
      </w:r>
      <w:r w:rsidRPr="00C73EF2">
        <w:rPr>
          <w:sz w:val="32"/>
          <w:szCs w:val="32"/>
        </w:rPr>
        <w:t>representative</w:t>
      </w:r>
      <w:r w:rsidRPr="00C73EF2">
        <w:rPr>
          <w:spacing w:val="-10"/>
          <w:sz w:val="32"/>
          <w:szCs w:val="32"/>
        </w:rPr>
        <w:t xml:space="preserve"> </w:t>
      </w:r>
      <w:r w:rsidRPr="00C73EF2">
        <w:rPr>
          <w:sz w:val="32"/>
          <w:szCs w:val="32"/>
        </w:rPr>
        <w:t>of</w:t>
      </w:r>
      <w:r w:rsidRPr="00C73EF2">
        <w:rPr>
          <w:spacing w:val="-8"/>
          <w:sz w:val="32"/>
          <w:szCs w:val="32"/>
        </w:rPr>
        <w:t xml:space="preserve"> </w:t>
      </w:r>
      <w:r w:rsidRPr="00C73EF2">
        <w:rPr>
          <w:sz w:val="32"/>
          <w:szCs w:val="32"/>
        </w:rPr>
        <w:t>real- world air quality trends, improving reliability for further analysis and machine learning modeling.</w:t>
      </w:r>
    </w:p>
    <w:p w14:paraId="2F26F7FD" w14:textId="77777777" w:rsidR="000F38CB" w:rsidRDefault="000F38CB">
      <w:pPr>
        <w:pStyle w:val="ListParagraph"/>
        <w:spacing w:line="278" w:lineRule="auto"/>
        <w:rPr>
          <w:sz w:val="28"/>
        </w:rPr>
        <w:sectPr w:rsidR="000F38CB" w:rsidSect="004D5155">
          <w:pgSz w:w="12240" w:h="15840"/>
          <w:pgMar w:top="1360" w:right="720" w:bottom="28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50480B4" w14:textId="77777777" w:rsidR="000F38CB" w:rsidRPr="00413C97" w:rsidRDefault="000F38CB" w:rsidP="000F38CB">
      <w:pPr>
        <w:pStyle w:val="Heading2"/>
        <w:keepNext w:val="0"/>
        <w:keepLines w:val="0"/>
        <w:widowControl w:val="0"/>
        <w:numPr>
          <w:ilvl w:val="1"/>
          <w:numId w:val="12"/>
        </w:numPr>
        <w:tabs>
          <w:tab w:val="left" w:pos="1111"/>
        </w:tabs>
        <w:autoSpaceDE w:val="0"/>
        <w:autoSpaceDN w:val="0"/>
        <w:spacing w:before="80" w:after="0" w:line="240" w:lineRule="auto"/>
        <w:ind w:left="1111" w:hanging="751"/>
        <w:rPr>
          <w:rFonts w:asciiTheme="minorHAnsi" w:hAnsiTheme="minorHAnsi" w:cstheme="minorHAnsi"/>
          <w:b/>
          <w:bCs/>
          <w:color w:val="000000" w:themeColor="text1"/>
          <w:sz w:val="36"/>
          <w:szCs w:val="36"/>
        </w:rPr>
      </w:pPr>
      <w:r w:rsidRPr="00413C97">
        <w:rPr>
          <w:rFonts w:asciiTheme="minorHAnsi" w:hAnsiTheme="minorHAnsi" w:cstheme="minorHAnsi"/>
          <w:b/>
          <w:bCs/>
          <w:color w:val="000000" w:themeColor="text1"/>
          <w:sz w:val="36"/>
          <w:szCs w:val="36"/>
        </w:rPr>
        <w:lastRenderedPageBreak/>
        <w:t>Analysis</w:t>
      </w:r>
      <w:r w:rsidRPr="00413C97">
        <w:rPr>
          <w:rFonts w:asciiTheme="minorHAnsi" w:hAnsiTheme="minorHAnsi" w:cstheme="minorHAnsi"/>
          <w:b/>
          <w:bCs/>
          <w:color w:val="000000" w:themeColor="text1"/>
          <w:spacing w:val="-3"/>
          <w:sz w:val="36"/>
          <w:szCs w:val="36"/>
        </w:rPr>
        <w:t xml:space="preserve"> </w:t>
      </w:r>
      <w:r w:rsidRPr="00413C97">
        <w:rPr>
          <w:rFonts w:asciiTheme="minorHAnsi" w:hAnsiTheme="minorHAnsi" w:cstheme="minorHAnsi"/>
          <w:b/>
          <w:bCs/>
          <w:color w:val="000000" w:themeColor="text1"/>
          <w:sz w:val="36"/>
          <w:szCs w:val="36"/>
        </w:rPr>
        <w:t>of</w:t>
      </w:r>
      <w:r w:rsidRPr="00413C97">
        <w:rPr>
          <w:rFonts w:asciiTheme="minorHAnsi" w:hAnsiTheme="minorHAnsi" w:cstheme="minorHAnsi"/>
          <w:b/>
          <w:bCs/>
          <w:color w:val="000000" w:themeColor="text1"/>
          <w:spacing w:val="-4"/>
          <w:sz w:val="36"/>
          <w:szCs w:val="36"/>
        </w:rPr>
        <w:t xml:space="preserve"> </w:t>
      </w:r>
      <w:r w:rsidRPr="00413C97">
        <w:rPr>
          <w:rFonts w:asciiTheme="minorHAnsi" w:hAnsiTheme="minorHAnsi" w:cstheme="minorHAnsi"/>
          <w:b/>
          <w:bCs/>
          <w:color w:val="000000" w:themeColor="text1"/>
          <w:sz w:val="36"/>
          <w:szCs w:val="36"/>
        </w:rPr>
        <w:t>PM2.5</w:t>
      </w:r>
      <w:r w:rsidRPr="00413C97">
        <w:rPr>
          <w:rFonts w:asciiTheme="minorHAnsi" w:hAnsiTheme="minorHAnsi" w:cstheme="minorHAnsi"/>
          <w:b/>
          <w:bCs/>
          <w:color w:val="000000" w:themeColor="text1"/>
          <w:spacing w:val="-4"/>
          <w:sz w:val="36"/>
          <w:szCs w:val="36"/>
        </w:rPr>
        <w:t xml:space="preserve"> </w:t>
      </w:r>
      <w:r w:rsidRPr="00413C97">
        <w:rPr>
          <w:rFonts w:asciiTheme="minorHAnsi" w:hAnsiTheme="minorHAnsi" w:cstheme="minorHAnsi"/>
          <w:b/>
          <w:bCs/>
          <w:color w:val="000000" w:themeColor="text1"/>
          <w:sz w:val="36"/>
          <w:szCs w:val="36"/>
        </w:rPr>
        <w:t>and</w:t>
      </w:r>
      <w:r w:rsidRPr="00413C97">
        <w:rPr>
          <w:rFonts w:asciiTheme="minorHAnsi" w:hAnsiTheme="minorHAnsi" w:cstheme="minorHAnsi"/>
          <w:b/>
          <w:bCs/>
          <w:color w:val="000000" w:themeColor="text1"/>
          <w:spacing w:val="55"/>
          <w:sz w:val="36"/>
          <w:szCs w:val="36"/>
        </w:rPr>
        <w:t xml:space="preserve"> </w:t>
      </w:r>
      <w:r w:rsidRPr="00413C97">
        <w:rPr>
          <w:rFonts w:asciiTheme="minorHAnsi" w:hAnsiTheme="minorHAnsi" w:cstheme="minorHAnsi"/>
          <w:b/>
          <w:bCs/>
          <w:color w:val="000000" w:themeColor="text1"/>
          <w:sz w:val="36"/>
          <w:szCs w:val="36"/>
        </w:rPr>
        <w:t>PM10</w:t>
      </w:r>
      <w:r w:rsidRPr="00413C97">
        <w:rPr>
          <w:rFonts w:asciiTheme="minorHAnsi" w:hAnsiTheme="minorHAnsi" w:cstheme="minorHAnsi"/>
          <w:b/>
          <w:bCs/>
          <w:color w:val="000000" w:themeColor="text1"/>
          <w:spacing w:val="-4"/>
          <w:sz w:val="36"/>
          <w:szCs w:val="36"/>
        </w:rPr>
        <w:t xml:space="preserve"> </w:t>
      </w:r>
      <w:r w:rsidRPr="00413C97">
        <w:rPr>
          <w:rFonts w:asciiTheme="minorHAnsi" w:hAnsiTheme="minorHAnsi" w:cstheme="minorHAnsi"/>
          <w:b/>
          <w:bCs/>
          <w:color w:val="000000" w:themeColor="text1"/>
          <w:spacing w:val="-2"/>
          <w:sz w:val="36"/>
          <w:szCs w:val="36"/>
        </w:rPr>
        <w:t>Trends</w:t>
      </w:r>
    </w:p>
    <w:p w14:paraId="18CA1A10" w14:textId="77777777" w:rsidR="000F38CB" w:rsidRDefault="000F38CB">
      <w:pPr>
        <w:pStyle w:val="BodyText"/>
        <w:spacing w:before="108"/>
        <w:rPr>
          <w:b/>
          <w:sz w:val="28"/>
        </w:rPr>
      </w:pPr>
    </w:p>
    <w:p w14:paraId="1C5692C9" w14:textId="37AE96C9" w:rsidR="000F38CB" w:rsidRPr="00AD467C" w:rsidRDefault="00CA4DC4" w:rsidP="00CA4DC4">
      <w:pPr>
        <w:pStyle w:val="Heading3"/>
        <w:keepNext w:val="0"/>
        <w:keepLines w:val="0"/>
        <w:widowControl w:val="0"/>
        <w:tabs>
          <w:tab w:val="left" w:pos="1800"/>
        </w:tabs>
        <w:autoSpaceDE w:val="0"/>
        <w:autoSpaceDN w:val="0"/>
        <w:spacing w:before="0" w:after="0" w:line="240" w:lineRule="auto"/>
        <w:ind w:left="1440"/>
        <w:rPr>
          <w:b/>
          <w:bCs/>
          <w:color w:val="000000" w:themeColor="text1"/>
          <w:sz w:val="32"/>
          <w:szCs w:val="32"/>
        </w:rPr>
      </w:pPr>
      <w:r>
        <w:rPr>
          <w:b/>
          <w:bCs/>
          <w:color w:val="000000" w:themeColor="text1"/>
          <w:spacing w:val="-2"/>
          <w:sz w:val="32"/>
          <w:szCs w:val="32"/>
        </w:rPr>
        <w:t xml:space="preserve">• </w:t>
      </w:r>
      <w:r w:rsidR="000F38CB" w:rsidRPr="00AD467C">
        <w:rPr>
          <w:b/>
          <w:bCs/>
          <w:color w:val="000000" w:themeColor="text1"/>
          <w:spacing w:val="-2"/>
          <w:sz w:val="32"/>
          <w:szCs w:val="32"/>
        </w:rPr>
        <w:t>YEARLY</w:t>
      </w:r>
      <w:r w:rsidR="000F38CB" w:rsidRPr="00AD467C">
        <w:rPr>
          <w:b/>
          <w:bCs/>
          <w:color w:val="000000" w:themeColor="text1"/>
          <w:spacing w:val="4"/>
          <w:sz w:val="32"/>
          <w:szCs w:val="32"/>
        </w:rPr>
        <w:t xml:space="preserve"> </w:t>
      </w:r>
      <w:r w:rsidR="000F38CB" w:rsidRPr="00AD467C">
        <w:rPr>
          <w:b/>
          <w:bCs/>
          <w:color w:val="000000" w:themeColor="text1"/>
          <w:spacing w:val="-2"/>
          <w:sz w:val="32"/>
          <w:szCs w:val="32"/>
        </w:rPr>
        <w:t>TRENDS</w:t>
      </w:r>
      <w:r w:rsidR="000F38CB" w:rsidRPr="00AD467C">
        <w:rPr>
          <w:b/>
          <w:bCs/>
          <w:color w:val="000000" w:themeColor="text1"/>
          <w:spacing w:val="4"/>
          <w:sz w:val="32"/>
          <w:szCs w:val="32"/>
        </w:rPr>
        <w:t xml:space="preserve"> </w:t>
      </w:r>
      <w:r w:rsidR="000F38CB" w:rsidRPr="00AD467C">
        <w:rPr>
          <w:b/>
          <w:bCs/>
          <w:color w:val="000000" w:themeColor="text1"/>
          <w:spacing w:val="-2"/>
          <w:sz w:val="32"/>
          <w:szCs w:val="32"/>
        </w:rPr>
        <w:t>(2013-2017)</w:t>
      </w:r>
    </w:p>
    <w:p w14:paraId="4049DA9F" w14:textId="77777777" w:rsidR="000F38CB" w:rsidRDefault="000F38CB">
      <w:pPr>
        <w:pStyle w:val="BodyText"/>
        <w:spacing w:before="6"/>
        <w:rPr>
          <w:b/>
          <w:sz w:val="6"/>
        </w:rPr>
      </w:pPr>
      <w:r>
        <w:rPr>
          <w:b/>
          <w:noProof/>
          <w:sz w:val="6"/>
        </w:rPr>
        <w:drawing>
          <wp:anchor distT="0" distB="0" distL="0" distR="0" simplePos="0" relativeHeight="251681792" behindDoc="1" locked="0" layoutInCell="1" allowOverlap="1" wp14:anchorId="4916A0F5" wp14:editId="21284770">
            <wp:simplePos x="0" y="0"/>
            <wp:positionH relativeFrom="page">
              <wp:posOffset>1352550</wp:posOffset>
            </wp:positionH>
            <wp:positionV relativeFrom="paragraph">
              <wp:posOffset>180340</wp:posOffset>
            </wp:positionV>
            <wp:extent cx="5049520" cy="2524125"/>
            <wp:effectExtent l="0" t="0" r="0" b="952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0" cstate="print"/>
                    <a:stretch>
                      <a:fillRect/>
                    </a:stretch>
                  </pic:blipFill>
                  <pic:spPr>
                    <a:xfrm>
                      <a:off x="0" y="0"/>
                      <a:ext cx="5049520" cy="2524125"/>
                    </a:xfrm>
                    <a:prstGeom prst="rect">
                      <a:avLst/>
                    </a:prstGeom>
                  </pic:spPr>
                </pic:pic>
              </a:graphicData>
            </a:graphic>
            <wp14:sizeRelH relativeFrom="margin">
              <wp14:pctWidth>0</wp14:pctWidth>
            </wp14:sizeRelH>
            <wp14:sizeRelV relativeFrom="margin">
              <wp14:pctHeight>0</wp14:pctHeight>
            </wp14:sizeRelV>
          </wp:anchor>
        </w:drawing>
      </w:r>
    </w:p>
    <w:p w14:paraId="1E778007" w14:textId="77777777" w:rsidR="00CA4DC4" w:rsidRDefault="00CA4DC4" w:rsidP="00CA4DC4">
      <w:pPr>
        <w:pStyle w:val="ListParagraph"/>
        <w:widowControl w:val="0"/>
        <w:tabs>
          <w:tab w:val="left" w:pos="1928"/>
        </w:tabs>
        <w:autoSpaceDE w:val="0"/>
        <w:autoSpaceDN w:val="0"/>
        <w:spacing w:before="81" w:after="0" w:line="278" w:lineRule="auto"/>
        <w:ind w:right="1191"/>
        <w:rPr>
          <w:sz w:val="32"/>
          <w:szCs w:val="32"/>
        </w:rPr>
      </w:pPr>
    </w:p>
    <w:p w14:paraId="6C54E90A" w14:textId="23BCD657" w:rsidR="000F38CB" w:rsidRPr="00CA4DC4" w:rsidRDefault="000F38CB" w:rsidP="00AD467C">
      <w:pPr>
        <w:pStyle w:val="ListParagraph"/>
        <w:widowControl w:val="0"/>
        <w:numPr>
          <w:ilvl w:val="0"/>
          <w:numId w:val="29"/>
        </w:numPr>
        <w:tabs>
          <w:tab w:val="left" w:pos="1928"/>
        </w:tabs>
        <w:autoSpaceDE w:val="0"/>
        <w:autoSpaceDN w:val="0"/>
        <w:spacing w:before="81" w:after="0" w:line="278" w:lineRule="auto"/>
        <w:ind w:right="1191"/>
        <w:rPr>
          <w:sz w:val="32"/>
          <w:szCs w:val="32"/>
        </w:rPr>
      </w:pPr>
      <w:r w:rsidRPr="00CA4DC4">
        <w:rPr>
          <w:sz w:val="32"/>
          <w:szCs w:val="32"/>
        </w:rPr>
        <w:t>PM2.5</w:t>
      </w:r>
      <w:r w:rsidRPr="00CA4DC4">
        <w:rPr>
          <w:spacing w:val="-5"/>
          <w:sz w:val="32"/>
          <w:szCs w:val="32"/>
        </w:rPr>
        <w:t xml:space="preserve"> </w:t>
      </w:r>
      <w:r w:rsidRPr="00CA4DC4">
        <w:rPr>
          <w:sz w:val="32"/>
          <w:szCs w:val="32"/>
        </w:rPr>
        <w:t>and</w:t>
      </w:r>
      <w:r w:rsidRPr="00CA4DC4">
        <w:rPr>
          <w:spacing w:val="-7"/>
          <w:sz w:val="32"/>
          <w:szCs w:val="32"/>
        </w:rPr>
        <w:t xml:space="preserve"> </w:t>
      </w:r>
      <w:r w:rsidRPr="00CA4DC4">
        <w:rPr>
          <w:sz w:val="32"/>
          <w:szCs w:val="32"/>
        </w:rPr>
        <w:t>PM10</w:t>
      </w:r>
      <w:r w:rsidRPr="00CA4DC4">
        <w:rPr>
          <w:spacing w:val="-7"/>
          <w:sz w:val="32"/>
          <w:szCs w:val="32"/>
        </w:rPr>
        <w:t xml:space="preserve"> </w:t>
      </w:r>
      <w:r w:rsidRPr="00CA4DC4">
        <w:rPr>
          <w:sz w:val="32"/>
          <w:szCs w:val="32"/>
        </w:rPr>
        <w:t>levels</w:t>
      </w:r>
      <w:r w:rsidRPr="00CA4DC4">
        <w:rPr>
          <w:spacing w:val="-6"/>
          <w:sz w:val="32"/>
          <w:szCs w:val="32"/>
        </w:rPr>
        <w:t xml:space="preserve"> </w:t>
      </w:r>
      <w:r w:rsidRPr="00CA4DC4">
        <w:rPr>
          <w:sz w:val="32"/>
          <w:szCs w:val="32"/>
        </w:rPr>
        <w:t>peaked</w:t>
      </w:r>
      <w:r w:rsidRPr="00CA4DC4">
        <w:rPr>
          <w:spacing w:val="-5"/>
          <w:sz w:val="32"/>
          <w:szCs w:val="32"/>
        </w:rPr>
        <w:t xml:space="preserve"> </w:t>
      </w:r>
      <w:r w:rsidRPr="00CA4DC4">
        <w:rPr>
          <w:sz w:val="32"/>
          <w:szCs w:val="32"/>
        </w:rPr>
        <w:t>in</w:t>
      </w:r>
      <w:r w:rsidRPr="00CA4DC4">
        <w:rPr>
          <w:spacing w:val="-5"/>
          <w:sz w:val="32"/>
          <w:szCs w:val="32"/>
        </w:rPr>
        <w:t xml:space="preserve"> </w:t>
      </w:r>
      <w:r w:rsidRPr="00CA4DC4">
        <w:rPr>
          <w:sz w:val="32"/>
          <w:szCs w:val="32"/>
        </w:rPr>
        <w:t>2014,</w:t>
      </w:r>
      <w:r w:rsidRPr="00CA4DC4">
        <w:rPr>
          <w:spacing w:val="-8"/>
          <w:sz w:val="32"/>
          <w:szCs w:val="32"/>
        </w:rPr>
        <w:t xml:space="preserve"> </w:t>
      </w:r>
      <w:r w:rsidRPr="00CA4DC4">
        <w:rPr>
          <w:sz w:val="32"/>
          <w:szCs w:val="32"/>
        </w:rPr>
        <w:t>indicating</w:t>
      </w:r>
      <w:r w:rsidRPr="00CA4DC4">
        <w:rPr>
          <w:spacing w:val="-6"/>
          <w:sz w:val="32"/>
          <w:szCs w:val="32"/>
        </w:rPr>
        <w:t xml:space="preserve"> </w:t>
      </w:r>
      <w:r w:rsidRPr="00CA4DC4">
        <w:rPr>
          <w:sz w:val="32"/>
          <w:szCs w:val="32"/>
        </w:rPr>
        <w:t>the</w:t>
      </w:r>
      <w:r w:rsidRPr="00CA4DC4">
        <w:rPr>
          <w:spacing w:val="-7"/>
          <w:sz w:val="32"/>
          <w:szCs w:val="32"/>
        </w:rPr>
        <w:t xml:space="preserve"> </w:t>
      </w:r>
      <w:r w:rsidRPr="00CA4DC4">
        <w:rPr>
          <w:sz w:val="32"/>
          <w:szCs w:val="32"/>
        </w:rPr>
        <w:t>highest</w:t>
      </w:r>
      <w:r w:rsidRPr="00CA4DC4">
        <w:rPr>
          <w:spacing w:val="-7"/>
          <w:sz w:val="32"/>
          <w:szCs w:val="32"/>
        </w:rPr>
        <w:t xml:space="preserve"> </w:t>
      </w:r>
      <w:r w:rsidRPr="00CA4DC4">
        <w:rPr>
          <w:sz w:val="32"/>
          <w:szCs w:val="32"/>
        </w:rPr>
        <w:t>pollution levels during this period.</w:t>
      </w:r>
    </w:p>
    <w:p w14:paraId="107D1853" w14:textId="77777777" w:rsidR="000F38CB" w:rsidRPr="00CA4DC4" w:rsidRDefault="000F38CB" w:rsidP="00AD467C">
      <w:pPr>
        <w:pStyle w:val="ListParagraph"/>
        <w:widowControl w:val="0"/>
        <w:numPr>
          <w:ilvl w:val="0"/>
          <w:numId w:val="29"/>
        </w:numPr>
        <w:tabs>
          <w:tab w:val="left" w:pos="1928"/>
        </w:tabs>
        <w:autoSpaceDE w:val="0"/>
        <w:autoSpaceDN w:val="0"/>
        <w:spacing w:after="0" w:line="292" w:lineRule="exact"/>
        <w:rPr>
          <w:sz w:val="32"/>
          <w:szCs w:val="32"/>
        </w:rPr>
      </w:pPr>
      <w:r w:rsidRPr="00CA4DC4">
        <w:rPr>
          <w:sz w:val="32"/>
          <w:szCs w:val="32"/>
        </w:rPr>
        <w:t>A</w:t>
      </w:r>
      <w:r w:rsidRPr="00CA4DC4">
        <w:rPr>
          <w:spacing w:val="-6"/>
          <w:sz w:val="32"/>
          <w:szCs w:val="32"/>
        </w:rPr>
        <w:t xml:space="preserve"> </w:t>
      </w:r>
      <w:r w:rsidRPr="00CA4DC4">
        <w:rPr>
          <w:sz w:val="32"/>
          <w:szCs w:val="32"/>
        </w:rPr>
        <w:t>sharp</w:t>
      </w:r>
      <w:r w:rsidRPr="00CA4DC4">
        <w:rPr>
          <w:spacing w:val="-6"/>
          <w:sz w:val="32"/>
          <w:szCs w:val="32"/>
        </w:rPr>
        <w:t xml:space="preserve"> </w:t>
      </w:r>
      <w:r w:rsidRPr="00CA4DC4">
        <w:rPr>
          <w:sz w:val="32"/>
          <w:szCs w:val="32"/>
        </w:rPr>
        <w:t>decline</w:t>
      </w:r>
      <w:r w:rsidRPr="00CA4DC4">
        <w:rPr>
          <w:spacing w:val="-4"/>
          <w:sz w:val="32"/>
          <w:szCs w:val="32"/>
        </w:rPr>
        <w:t xml:space="preserve"> </w:t>
      </w:r>
      <w:r w:rsidRPr="00CA4DC4">
        <w:rPr>
          <w:sz w:val="32"/>
          <w:szCs w:val="32"/>
        </w:rPr>
        <w:t>is</w:t>
      </w:r>
      <w:r w:rsidRPr="00CA4DC4">
        <w:rPr>
          <w:spacing w:val="-6"/>
          <w:sz w:val="32"/>
          <w:szCs w:val="32"/>
        </w:rPr>
        <w:t xml:space="preserve"> </w:t>
      </w:r>
      <w:r w:rsidRPr="00CA4DC4">
        <w:rPr>
          <w:sz w:val="32"/>
          <w:szCs w:val="32"/>
        </w:rPr>
        <w:t>observed</w:t>
      </w:r>
      <w:r w:rsidRPr="00CA4DC4">
        <w:rPr>
          <w:spacing w:val="-3"/>
          <w:sz w:val="32"/>
          <w:szCs w:val="32"/>
        </w:rPr>
        <w:t xml:space="preserve"> </w:t>
      </w:r>
      <w:r w:rsidRPr="00CA4DC4">
        <w:rPr>
          <w:sz w:val="32"/>
          <w:szCs w:val="32"/>
        </w:rPr>
        <w:t>post-2014,</w:t>
      </w:r>
      <w:r w:rsidRPr="00CA4DC4">
        <w:rPr>
          <w:spacing w:val="-7"/>
          <w:sz w:val="32"/>
          <w:szCs w:val="32"/>
        </w:rPr>
        <w:t xml:space="preserve"> </w:t>
      </w:r>
      <w:r w:rsidRPr="00CA4DC4">
        <w:rPr>
          <w:sz w:val="32"/>
          <w:szCs w:val="32"/>
        </w:rPr>
        <w:t>reaching</w:t>
      </w:r>
      <w:r w:rsidRPr="00CA4DC4">
        <w:rPr>
          <w:spacing w:val="-7"/>
          <w:sz w:val="32"/>
          <w:szCs w:val="32"/>
        </w:rPr>
        <w:t xml:space="preserve"> </w:t>
      </w:r>
      <w:r w:rsidRPr="00CA4DC4">
        <w:rPr>
          <w:sz w:val="32"/>
          <w:szCs w:val="32"/>
        </w:rPr>
        <w:t>the</w:t>
      </w:r>
      <w:r w:rsidRPr="00CA4DC4">
        <w:rPr>
          <w:spacing w:val="-3"/>
          <w:sz w:val="32"/>
          <w:szCs w:val="32"/>
        </w:rPr>
        <w:t xml:space="preserve"> </w:t>
      </w:r>
      <w:r w:rsidRPr="00CA4DC4">
        <w:rPr>
          <w:sz w:val="32"/>
          <w:szCs w:val="32"/>
        </w:rPr>
        <w:t>lowest</w:t>
      </w:r>
      <w:r w:rsidRPr="00CA4DC4">
        <w:rPr>
          <w:spacing w:val="-6"/>
          <w:sz w:val="32"/>
          <w:szCs w:val="32"/>
        </w:rPr>
        <w:t xml:space="preserve"> </w:t>
      </w:r>
      <w:r w:rsidRPr="00CA4DC4">
        <w:rPr>
          <w:sz w:val="32"/>
          <w:szCs w:val="32"/>
        </w:rPr>
        <w:t>levels</w:t>
      </w:r>
      <w:r w:rsidRPr="00CA4DC4">
        <w:rPr>
          <w:spacing w:val="-5"/>
          <w:sz w:val="32"/>
          <w:szCs w:val="32"/>
        </w:rPr>
        <w:t xml:space="preserve"> </w:t>
      </w:r>
      <w:r w:rsidRPr="00CA4DC4">
        <w:rPr>
          <w:sz w:val="32"/>
          <w:szCs w:val="32"/>
        </w:rPr>
        <w:t>in</w:t>
      </w:r>
      <w:r w:rsidRPr="00CA4DC4">
        <w:rPr>
          <w:spacing w:val="-5"/>
          <w:sz w:val="32"/>
          <w:szCs w:val="32"/>
        </w:rPr>
        <w:t xml:space="preserve"> </w:t>
      </w:r>
      <w:r w:rsidRPr="00CA4DC4">
        <w:rPr>
          <w:spacing w:val="-2"/>
          <w:sz w:val="32"/>
          <w:szCs w:val="32"/>
        </w:rPr>
        <w:t>2017.</w:t>
      </w:r>
    </w:p>
    <w:p w14:paraId="610603C2" w14:textId="5AC1C1D6" w:rsidR="00E14762" w:rsidRPr="00CA4DC4" w:rsidRDefault="000F38CB" w:rsidP="00E14762">
      <w:pPr>
        <w:pStyle w:val="ListParagraph"/>
        <w:widowControl w:val="0"/>
        <w:numPr>
          <w:ilvl w:val="0"/>
          <w:numId w:val="29"/>
        </w:numPr>
        <w:tabs>
          <w:tab w:val="left" w:pos="1928"/>
        </w:tabs>
        <w:autoSpaceDE w:val="0"/>
        <w:autoSpaceDN w:val="0"/>
        <w:spacing w:before="48" w:after="0" w:line="278" w:lineRule="auto"/>
        <w:ind w:right="996"/>
        <w:rPr>
          <w:sz w:val="32"/>
          <w:szCs w:val="32"/>
        </w:rPr>
      </w:pPr>
      <w:r w:rsidRPr="00CA4DC4">
        <w:rPr>
          <w:sz w:val="32"/>
          <w:szCs w:val="32"/>
        </w:rPr>
        <w:t>Factors</w:t>
      </w:r>
      <w:r w:rsidRPr="00CA4DC4">
        <w:rPr>
          <w:spacing w:val="-7"/>
          <w:sz w:val="32"/>
          <w:szCs w:val="32"/>
        </w:rPr>
        <w:t xml:space="preserve"> </w:t>
      </w:r>
      <w:r w:rsidRPr="00CA4DC4">
        <w:rPr>
          <w:sz w:val="32"/>
          <w:szCs w:val="32"/>
        </w:rPr>
        <w:t>contributing</w:t>
      </w:r>
      <w:r w:rsidRPr="00CA4DC4">
        <w:rPr>
          <w:spacing w:val="-7"/>
          <w:sz w:val="32"/>
          <w:szCs w:val="32"/>
        </w:rPr>
        <w:t xml:space="preserve"> </w:t>
      </w:r>
      <w:r w:rsidRPr="00CA4DC4">
        <w:rPr>
          <w:sz w:val="32"/>
          <w:szCs w:val="32"/>
        </w:rPr>
        <w:t>to</w:t>
      </w:r>
      <w:r w:rsidRPr="00CA4DC4">
        <w:rPr>
          <w:spacing w:val="-8"/>
          <w:sz w:val="32"/>
          <w:szCs w:val="32"/>
        </w:rPr>
        <w:t xml:space="preserve"> </w:t>
      </w:r>
      <w:r w:rsidRPr="00CA4DC4">
        <w:rPr>
          <w:sz w:val="32"/>
          <w:szCs w:val="32"/>
        </w:rPr>
        <w:t>the</w:t>
      </w:r>
      <w:r w:rsidRPr="00CA4DC4">
        <w:rPr>
          <w:spacing w:val="-6"/>
          <w:sz w:val="32"/>
          <w:szCs w:val="32"/>
        </w:rPr>
        <w:t xml:space="preserve"> </w:t>
      </w:r>
      <w:r w:rsidRPr="00CA4DC4">
        <w:rPr>
          <w:sz w:val="32"/>
          <w:szCs w:val="32"/>
        </w:rPr>
        <w:t>peak</w:t>
      </w:r>
      <w:r w:rsidRPr="00CA4DC4">
        <w:rPr>
          <w:spacing w:val="-8"/>
          <w:sz w:val="32"/>
          <w:szCs w:val="32"/>
        </w:rPr>
        <w:t xml:space="preserve"> </w:t>
      </w:r>
      <w:r w:rsidRPr="00CA4DC4">
        <w:rPr>
          <w:sz w:val="32"/>
          <w:szCs w:val="32"/>
        </w:rPr>
        <w:t>in</w:t>
      </w:r>
      <w:r w:rsidRPr="00CA4DC4">
        <w:rPr>
          <w:spacing w:val="-8"/>
          <w:sz w:val="32"/>
          <w:szCs w:val="32"/>
        </w:rPr>
        <w:t xml:space="preserve"> </w:t>
      </w:r>
      <w:r w:rsidRPr="00CA4DC4">
        <w:rPr>
          <w:sz w:val="32"/>
          <w:szCs w:val="32"/>
        </w:rPr>
        <w:t>2014</w:t>
      </w:r>
      <w:r w:rsidRPr="00CA4DC4">
        <w:rPr>
          <w:spacing w:val="-8"/>
          <w:sz w:val="32"/>
          <w:szCs w:val="32"/>
        </w:rPr>
        <w:t xml:space="preserve"> </w:t>
      </w:r>
      <w:r w:rsidRPr="00CA4DC4">
        <w:rPr>
          <w:sz w:val="32"/>
          <w:szCs w:val="32"/>
        </w:rPr>
        <w:t>may</w:t>
      </w:r>
      <w:r w:rsidRPr="00CA4DC4">
        <w:rPr>
          <w:spacing w:val="-7"/>
          <w:sz w:val="32"/>
          <w:szCs w:val="32"/>
        </w:rPr>
        <w:t xml:space="preserve"> </w:t>
      </w:r>
      <w:r w:rsidRPr="00CA4DC4">
        <w:rPr>
          <w:sz w:val="32"/>
          <w:szCs w:val="32"/>
        </w:rPr>
        <w:t>include</w:t>
      </w:r>
      <w:r w:rsidRPr="00CA4DC4">
        <w:rPr>
          <w:spacing w:val="-4"/>
          <w:sz w:val="32"/>
          <w:szCs w:val="32"/>
        </w:rPr>
        <w:t xml:space="preserve"> </w:t>
      </w:r>
      <w:r w:rsidRPr="00CA4DC4">
        <w:rPr>
          <w:sz w:val="32"/>
          <w:szCs w:val="32"/>
        </w:rPr>
        <w:t>industrial</w:t>
      </w:r>
      <w:r w:rsidRPr="00CA4DC4">
        <w:rPr>
          <w:spacing w:val="-6"/>
          <w:sz w:val="32"/>
          <w:szCs w:val="32"/>
        </w:rPr>
        <w:t xml:space="preserve"> </w:t>
      </w:r>
      <w:r w:rsidRPr="00CA4DC4">
        <w:rPr>
          <w:sz w:val="32"/>
          <w:szCs w:val="32"/>
        </w:rPr>
        <w:t>emissions, vehicular pollution, and construction activities.</w:t>
      </w:r>
    </w:p>
    <w:p w14:paraId="66036328" w14:textId="4E558369" w:rsidR="000F38CB" w:rsidRPr="00CA4DC4" w:rsidRDefault="000F38CB" w:rsidP="00E14762">
      <w:pPr>
        <w:pStyle w:val="BodyText"/>
        <w:numPr>
          <w:ilvl w:val="0"/>
          <w:numId w:val="29"/>
        </w:numPr>
        <w:spacing w:line="278" w:lineRule="auto"/>
        <w:ind w:right="796"/>
        <w:rPr>
          <w:sz w:val="32"/>
          <w:szCs w:val="32"/>
        </w:rPr>
      </w:pPr>
      <w:r w:rsidRPr="00CA4DC4">
        <w:rPr>
          <w:sz w:val="32"/>
          <w:szCs w:val="32"/>
        </w:rPr>
        <w:t>The</w:t>
      </w:r>
      <w:r w:rsidRPr="00CA4DC4">
        <w:rPr>
          <w:spacing w:val="-4"/>
          <w:sz w:val="32"/>
          <w:szCs w:val="32"/>
        </w:rPr>
        <w:t xml:space="preserve"> </w:t>
      </w:r>
      <w:r w:rsidRPr="00CA4DC4">
        <w:rPr>
          <w:sz w:val="32"/>
          <w:szCs w:val="32"/>
        </w:rPr>
        <w:t>decline</w:t>
      </w:r>
      <w:r w:rsidRPr="00CA4DC4">
        <w:rPr>
          <w:spacing w:val="-2"/>
          <w:sz w:val="32"/>
          <w:szCs w:val="32"/>
        </w:rPr>
        <w:t xml:space="preserve"> </w:t>
      </w:r>
      <w:r w:rsidRPr="00CA4DC4">
        <w:rPr>
          <w:sz w:val="32"/>
          <w:szCs w:val="32"/>
        </w:rPr>
        <w:t>could</w:t>
      </w:r>
      <w:r w:rsidRPr="00CA4DC4">
        <w:rPr>
          <w:spacing w:val="-3"/>
          <w:sz w:val="32"/>
          <w:szCs w:val="32"/>
        </w:rPr>
        <w:t xml:space="preserve"> </w:t>
      </w:r>
      <w:r w:rsidRPr="00CA4DC4">
        <w:rPr>
          <w:sz w:val="32"/>
          <w:szCs w:val="32"/>
        </w:rPr>
        <w:t>be</w:t>
      </w:r>
      <w:r w:rsidRPr="00CA4DC4">
        <w:rPr>
          <w:spacing w:val="-4"/>
          <w:sz w:val="32"/>
          <w:szCs w:val="32"/>
        </w:rPr>
        <w:t xml:space="preserve"> </w:t>
      </w:r>
      <w:r w:rsidRPr="00CA4DC4">
        <w:rPr>
          <w:sz w:val="32"/>
          <w:szCs w:val="32"/>
        </w:rPr>
        <w:t>attributed</w:t>
      </w:r>
      <w:r w:rsidRPr="00CA4DC4">
        <w:rPr>
          <w:spacing w:val="-3"/>
          <w:sz w:val="32"/>
          <w:szCs w:val="32"/>
        </w:rPr>
        <w:t xml:space="preserve"> </w:t>
      </w:r>
      <w:r w:rsidRPr="00CA4DC4">
        <w:rPr>
          <w:sz w:val="32"/>
          <w:szCs w:val="32"/>
        </w:rPr>
        <w:t>to stricter</w:t>
      </w:r>
      <w:r w:rsidRPr="00CA4DC4">
        <w:rPr>
          <w:spacing w:val="-2"/>
          <w:sz w:val="32"/>
          <w:szCs w:val="32"/>
        </w:rPr>
        <w:t xml:space="preserve"> </w:t>
      </w:r>
      <w:r w:rsidRPr="00CA4DC4">
        <w:rPr>
          <w:sz w:val="32"/>
          <w:szCs w:val="32"/>
        </w:rPr>
        <w:t>environmenta</w:t>
      </w:r>
      <w:r w:rsidR="00E14762" w:rsidRPr="00CA4DC4">
        <w:rPr>
          <w:sz w:val="32"/>
          <w:szCs w:val="32"/>
        </w:rPr>
        <w:t xml:space="preserve">l </w:t>
      </w:r>
      <w:r w:rsidRPr="00CA4DC4">
        <w:rPr>
          <w:sz w:val="32"/>
          <w:szCs w:val="32"/>
        </w:rPr>
        <w:t>regulations, improved</w:t>
      </w:r>
      <w:r w:rsidRPr="00CA4DC4">
        <w:rPr>
          <w:spacing w:val="-9"/>
          <w:sz w:val="32"/>
          <w:szCs w:val="32"/>
        </w:rPr>
        <w:t xml:space="preserve"> </w:t>
      </w:r>
      <w:r w:rsidRPr="00CA4DC4">
        <w:rPr>
          <w:sz w:val="32"/>
          <w:szCs w:val="32"/>
        </w:rPr>
        <w:t>pollution</w:t>
      </w:r>
      <w:r w:rsidRPr="00CA4DC4">
        <w:rPr>
          <w:spacing w:val="-12"/>
          <w:sz w:val="32"/>
          <w:szCs w:val="32"/>
        </w:rPr>
        <w:t xml:space="preserve"> </w:t>
      </w:r>
      <w:r w:rsidRPr="00CA4DC4">
        <w:rPr>
          <w:sz w:val="32"/>
          <w:szCs w:val="32"/>
        </w:rPr>
        <w:t>control</w:t>
      </w:r>
      <w:r w:rsidRPr="00CA4DC4">
        <w:rPr>
          <w:spacing w:val="-10"/>
          <w:sz w:val="32"/>
          <w:szCs w:val="32"/>
        </w:rPr>
        <w:t xml:space="preserve"> </w:t>
      </w:r>
      <w:r w:rsidRPr="00CA4DC4">
        <w:rPr>
          <w:sz w:val="32"/>
          <w:szCs w:val="32"/>
        </w:rPr>
        <w:t>measures,</w:t>
      </w:r>
      <w:r w:rsidRPr="00CA4DC4">
        <w:rPr>
          <w:spacing w:val="-13"/>
          <w:sz w:val="32"/>
          <w:szCs w:val="32"/>
        </w:rPr>
        <w:t xml:space="preserve"> </w:t>
      </w:r>
      <w:r w:rsidRPr="00CA4DC4">
        <w:rPr>
          <w:sz w:val="32"/>
          <w:szCs w:val="32"/>
        </w:rPr>
        <w:t>and</w:t>
      </w:r>
      <w:r w:rsidRPr="00CA4DC4">
        <w:rPr>
          <w:spacing w:val="-10"/>
          <w:sz w:val="32"/>
          <w:szCs w:val="32"/>
        </w:rPr>
        <w:t xml:space="preserve"> </w:t>
      </w:r>
      <w:r w:rsidRPr="00CA4DC4">
        <w:rPr>
          <w:sz w:val="32"/>
          <w:szCs w:val="32"/>
        </w:rPr>
        <w:t>increased</w:t>
      </w:r>
      <w:r w:rsidRPr="00CA4DC4">
        <w:rPr>
          <w:spacing w:val="-12"/>
          <w:sz w:val="32"/>
          <w:szCs w:val="32"/>
        </w:rPr>
        <w:t xml:space="preserve"> </w:t>
      </w:r>
      <w:r w:rsidRPr="00CA4DC4">
        <w:rPr>
          <w:sz w:val="32"/>
          <w:szCs w:val="32"/>
        </w:rPr>
        <w:t>public</w:t>
      </w:r>
      <w:r w:rsidRPr="00CA4DC4">
        <w:rPr>
          <w:spacing w:val="-11"/>
          <w:sz w:val="32"/>
          <w:szCs w:val="32"/>
        </w:rPr>
        <w:t xml:space="preserve"> </w:t>
      </w:r>
      <w:r w:rsidRPr="00CA4DC4">
        <w:rPr>
          <w:sz w:val="32"/>
          <w:szCs w:val="32"/>
        </w:rPr>
        <w:t>awareness.</w:t>
      </w:r>
    </w:p>
    <w:p w14:paraId="39C09EF6" w14:textId="77777777" w:rsidR="00D7580F" w:rsidRPr="00CA4DC4" w:rsidRDefault="00D7580F" w:rsidP="00D7580F">
      <w:pPr>
        <w:rPr>
          <w:sz w:val="32"/>
          <w:szCs w:val="32"/>
        </w:rPr>
      </w:pPr>
    </w:p>
    <w:p w14:paraId="4916EF9F" w14:textId="77777777" w:rsidR="00D7580F" w:rsidRPr="00CA4DC4" w:rsidRDefault="00D7580F" w:rsidP="00D7580F">
      <w:pPr>
        <w:rPr>
          <w:sz w:val="28"/>
          <w:szCs w:val="28"/>
        </w:rPr>
      </w:pPr>
    </w:p>
    <w:p w14:paraId="0982BDAD" w14:textId="77777777" w:rsidR="00D7580F" w:rsidRDefault="00D7580F" w:rsidP="00D7580F"/>
    <w:p w14:paraId="33E2C8E5" w14:textId="77777777" w:rsidR="00D7580F" w:rsidRDefault="00D7580F" w:rsidP="00D7580F"/>
    <w:p w14:paraId="5CA03EB8" w14:textId="77777777" w:rsidR="00D7580F" w:rsidRDefault="00D7580F" w:rsidP="00D7580F"/>
    <w:p w14:paraId="41CE3CBF" w14:textId="77777777" w:rsidR="00D7580F" w:rsidRDefault="00D7580F" w:rsidP="00D7580F"/>
    <w:p w14:paraId="53978542" w14:textId="77777777" w:rsidR="00D7580F" w:rsidRDefault="00D7580F" w:rsidP="00D7580F"/>
    <w:p w14:paraId="44D37535" w14:textId="088FFEFC" w:rsidR="00413C97" w:rsidRPr="00413C97" w:rsidRDefault="00413C97" w:rsidP="00D7580F">
      <w:pPr>
        <w:rPr>
          <w:b/>
          <w:bCs/>
          <w:sz w:val="28"/>
          <w:szCs w:val="28"/>
        </w:rPr>
      </w:pPr>
    </w:p>
    <w:p w14:paraId="4B66EC18" w14:textId="77777777" w:rsidR="00413C97" w:rsidRPr="00CA4DC4" w:rsidRDefault="00413C97" w:rsidP="00413C97">
      <w:pPr>
        <w:rPr>
          <w:b/>
          <w:bCs/>
          <w:sz w:val="32"/>
          <w:szCs w:val="32"/>
        </w:rPr>
      </w:pPr>
      <w:r w:rsidRPr="00413C97">
        <w:rPr>
          <w:b/>
          <w:bCs/>
          <w:noProof/>
          <w:sz w:val="28"/>
          <w:szCs w:val="28"/>
        </w:rPr>
        <w:drawing>
          <wp:anchor distT="0" distB="0" distL="0" distR="0" simplePos="0" relativeHeight="251718144" behindDoc="1" locked="0" layoutInCell="1" allowOverlap="1" wp14:anchorId="79534FF5" wp14:editId="0449EBF5">
            <wp:simplePos x="0" y="0"/>
            <wp:positionH relativeFrom="margin">
              <wp:posOffset>57150</wp:posOffset>
            </wp:positionH>
            <wp:positionV relativeFrom="paragraph">
              <wp:posOffset>514350</wp:posOffset>
            </wp:positionV>
            <wp:extent cx="5610225" cy="2600325"/>
            <wp:effectExtent l="0" t="0" r="9525" b="9525"/>
            <wp:wrapTopAndBottom/>
            <wp:docPr id="1571964592"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51" cstate="print"/>
                    <a:stretch>
                      <a:fillRect/>
                    </a:stretch>
                  </pic:blipFill>
                  <pic:spPr>
                    <a:xfrm>
                      <a:off x="0" y="0"/>
                      <a:ext cx="5610225" cy="260032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 xml:space="preserve">            </w:t>
      </w:r>
      <w:r w:rsidRPr="00CA4DC4">
        <w:rPr>
          <w:b/>
          <w:bCs/>
          <w:sz w:val="32"/>
          <w:szCs w:val="32"/>
        </w:rPr>
        <w:t>• MONTHY TRENDS( Across a Year)</w:t>
      </w:r>
    </w:p>
    <w:p w14:paraId="5FB0FBE8" w14:textId="77777777" w:rsidR="00CA4DC4" w:rsidRDefault="00CA4DC4" w:rsidP="00CA4DC4">
      <w:pPr>
        <w:widowControl w:val="0"/>
        <w:tabs>
          <w:tab w:val="left" w:pos="1928"/>
        </w:tabs>
        <w:autoSpaceDE w:val="0"/>
        <w:autoSpaceDN w:val="0"/>
        <w:spacing w:before="66" w:after="0" w:line="240" w:lineRule="auto"/>
        <w:rPr>
          <w:sz w:val="32"/>
          <w:szCs w:val="32"/>
        </w:rPr>
      </w:pPr>
    </w:p>
    <w:p w14:paraId="6387A4BA" w14:textId="34709FD8" w:rsidR="00CA4DC4" w:rsidRDefault="00413C97" w:rsidP="00CA4DC4">
      <w:pPr>
        <w:widowControl w:val="0"/>
        <w:tabs>
          <w:tab w:val="left" w:pos="1928"/>
        </w:tabs>
        <w:autoSpaceDE w:val="0"/>
        <w:autoSpaceDN w:val="0"/>
        <w:spacing w:before="66" w:after="0" w:line="240" w:lineRule="auto"/>
        <w:rPr>
          <w:sz w:val="32"/>
          <w:szCs w:val="32"/>
        </w:rPr>
      </w:pPr>
      <w:r>
        <w:rPr>
          <w:sz w:val="32"/>
          <w:szCs w:val="32"/>
        </w:rPr>
        <w:t xml:space="preserve"> -</w:t>
      </w:r>
      <w:r w:rsidRPr="00413C97">
        <w:rPr>
          <w:sz w:val="32"/>
          <w:szCs w:val="32"/>
        </w:rPr>
        <w:t xml:space="preserve"> </w:t>
      </w:r>
      <w:r w:rsidR="000F38CB" w:rsidRPr="00413C97">
        <w:rPr>
          <w:sz w:val="32"/>
          <w:szCs w:val="32"/>
        </w:rPr>
        <w:t>PM2.5</w:t>
      </w:r>
      <w:r w:rsidR="000F38CB" w:rsidRPr="00413C97">
        <w:rPr>
          <w:spacing w:val="-6"/>
          <w:sz w:val="32"/>
          <w:szCs w:val="32"/>
        </w:rPr>
        <w:t xml:space="preserve"> </w:t>
      </w:r>
      <w:r w:rsidR="000F38CB" w:rsidRPr="00413C97">
        <w:rPr>
          <w:sz w:val="32"/>
          <w:szCs w:val="32"/>
        </w:rPr>
        <w:t>and</w:t>
      </w:r>
      <w:r w:rsidR="000F38CB" w:rsidRPr="00413C97">
        <w:rPr>
          <w:spacing w:val="-8"/>
          <w:sz w:val="32"/>
          <w:szCs w:val="32"/>
        </w:rPr>
        <w:t xml:space="preserve"> </w:t>
      </w:r>
      <w:r w:rsidR="000F38CB" w:rsidRPr="00413C97">
        <w:rPr>
          <w:sz w:val="32"/>
          <w:szCs w:val="32"/>
        </w:rPr>
        <w:t>PM10</w:t>
      </w:r>
      <w:r w:rsidR="000F38CB" w:rsidRPr="00413C97">
        <w:rPr>
          <w:spacing w:val="-8"/>
          <w:sz w:val="32"/>
          <w:szCs w:val="32"/>
        </w:rPr>
        <w:t xml:space="preserve"> </w:t>
      </w:r>
      <w:r w:rsidR="000F38CB" w:rsidRPr="00413C97">
        <w:rPr>
          <w:sz w:val="32"/>
          <w:szCs w:val="32"/>
        </w:rPr>
        <w:t>levels</w:t>
      </w:r>
      <w:r w:rsidR="000F38CB" w:rsidRPr="00413C97">
        <w:rPr>
          <w:spacing w:val="-6"/>
          <w:sz w:val="32"/>
          <w:szCs w:val="32"/>
        </w:rPr>
        <w:t xml:space="preserve"> </w:t>
      </w:r>
      <w:r w:rsidR="000F38CB" w:rsidRPr="00413C97">
        <w:rPr>
          <w:sz w:val="32"/>
          <w:szCs w:val="32"/>
        </w:rPr>
        <w:t>fluctuate</w:t>
      </w:r>
      <w:r w:rsidR="000F38CB" w:rsidRPr="00413C97">
        <w:rPr>
          <w:spacing w:val="-6"/>
          <w:sz w:val="32"/>
          <w:szCs w:val="32"/>
        </w:rPr>
        <w:t xml:space="preserve"> </w:t>
      </w:r>
      <w:r w:rsidR="000F38CB" w:rsidRPr="00413C97">
        <w:rPr>
          <w:sz w:val="32"/>
          <w:szCs w:val="32"/>
        </w:rPr>
        <w:t>significantly</w:t>
      </w:r>
      <w:r w:rsidR="000F38CB" w:rsidRPr="00413C97">
        <w:rPr>
          <w:spacing w:val="-7"/>
          <w:sz w:val="32"/>
          <w:szCs w:val="32"/>
        </w:rPr>
        <w:t xml:space="preserve"> </w:t>
      </w:r>
      <w:r w:rsidR="000F38CB" w:rsidRPr="00413C97">
        <w:rPr>
          <w:sz w:val="32"/>
          <w:szCs w:val="32"/>
        </w:rPr>
        <w:t>across</w:t>
      </w:r>
      <w:r w:rsidR="000F38CB" w:rsidRPr="00413C97">
        <w:rPr>
          <w:spacing w:val="-7"/>
          <w:sz w:val="32"/>
          <w:szCs w:val="32"/>
        </w:rPr>
        <w:t xml:space="preserve"> </w:t>
      </w:r>
      <w:r w:rsidR="000F38CB" w:rsidRPr="00413C97">
        <w:rPr>
          <w:spacing w:val="-2"/>
          <w:sz w:val="32"/>
          <w:szCs w:val="32"/>
        </w:rPr>
        <w:t>months</w:t>
      </w:r>
      <w:r w:rsidR="00CA4DC4">
        <w:rPr>
          <w:sz w:val="32"/>
          <w:szCs w:val="32"/>
        </w:rPr>
        <w:t>.</w:t>
      </w:r>
    </w:p>
    <w:p w14:paraId="58517D9D" w14:textId="104FE16C" w:rsidR="00CA4DC4" w:rsidRPr="00CA4DC4" w:rsidRDefault="00CA4DC4" w:rsidP="00CA4DC4">
      <w:pPr>
        <w:widowControl w:val="0"/>
        <w:tabs>
          <w:tab w:val="left" w:pos="1928"/>
        </w:tabs>
        <w:autoSpaceDE w:val="0"/>
        <w:autoSpaceDN w:val="0"/>
        <w:spacing w:before="66" w:after="0" w:line="240" w:lineRule="auto"/>
        <w:rPr>
          <w:sz w:val="32"/>
          <w:szCs w:val="32"/>
        </w:rPr>
      </w:pPr>
      <w:r>
        <w:rPr>
          <w:sz w:val="32"/>
          <w:szCs w:val="28"/>
        </w:rPr>
        <w:t xml:space="preserve"> </w:t>
      </w:r>
      <w:r w:rsidRPr="00413C97">
        <w:rPr>
          <w:sz w:val="32"/>
          <w:szCs w:val="28"/>
        </w:rPr>
        <w:t>-The</w:t>
      </w:r>
      <w:r w:rsidRPr="00413C97">
        <w:rPr>
          <w:spacing w:val="-10"/>
          <w:sz w:val="32"/>
          <w:szCs w:val="28"/>
        </w:rPr>
        <w:t xml:space="preserve"> </w:t>
      </w:r>
      <w:r w:rsidRPr="00413C97">
        <w:rPr>
          <w:sz w:val="32"/>
          <w:szCs w:val="28"/>
        </w:rPr>
        <w:t>highest</w:t>
      </w:r>
      <w:r w:rsidRPr="00413C97">
        <w:rPr>
          <w:spacing w:val="-10"/>
          <w:sz w:val="32"/>
          <w:szCs w:val="28"/>
        </w:rPr>
        <w:t xml:space="preserve"> </w:t>
      </w:r>
      <w:r w:rsidRPr="00413C97">
        <w:rPr>
          <w:sz w:val="32"/>
          <w:szCs w:val="28"/>
        </w:rPr>
        <w:t>levels</w:t>
      </w:r>
      <w:r w:rsidRPr="00413C97">
        <w:rPr>
          <w:spacing w:val="-9"/>
          <w:sz w:val="32"/>
          <w:szCs w:val="28"/>
        </w:rPr>
        <w:t xml:space="preserve"> </w:t>
      </w:r>
      <w:r w:rsidRPr="00413C97">
        <w:rPr>
          <w:sz w:val="32"/>
          <w:szCs w:val="28"/>
        </w:rPr>
        <w:t>are</w:t>
      </w:r>
      <w:r w:rsidRPr="00413C97">
        <w:rPr>
          <w:spacing w:val="-10"/>
          <w:sz w:val="32"/>
          <w:szCs w:val="28"/>
        </w:rPr>
        <w:t xml:space="preserve"> </w:t>
      </w:r>
      <w:r w:rsidRPr="00413C97">
        <w:rPr>
          <w:sz w:val="32"/>
          <w:szCs w:val="28"/>
        </w:rPr>
        <w:t>observed</w:t>
      </w:r>
      <w:r w:rsidRPr="00413C97">
        <w:rPr>
          <w:spacing w:val="-7"/>
          <w:sz w:val="32"/>
          <w:szCs w:val="28"/>
        </w:rPr>
        <w:t xml:space="preserve"> </w:t>
      </w:r>
      <w:r w:rsidRPr="00413C97">
        <w:rPr>
          <w:sz w:val="32"/>
          <w:szCs w:val="28"/>
        </w:rPr>
        <w:t>in</w:t>
      </w:r>
      <w:r w:rsidRPr="00413C97">
        <w:rPr>
          <w:spacing w:val="-5"/>
          <w:sz w:val="32"/>
          <w:szCs w:val="28"/>
        </w:rPr>
        <w:t xml:space="preserve"> </w:t>
      </w:r>
      <w:r w:rsidRPr="00413C97">
        <w:rPr>
          <w:sz w:val="32"/>
          <w:szCs w:val="28"/>
        </w:rPr>
        <w:t>winter</w:t>
      </w:r>
      <w:r w:rsidRPr="00413C97">
        <w:rPr>
          <w:spacing w:val="-8"/>
          <w:sz w:val="32"/>
          <w:szCs w:val="28"/>
        </w:rPr>
        <w:t xml:space="preserve"> </w:t>
      </w:r>
      <w:r w:rsidRPr="00413C97">
        <w:rPr>
          <w:sz w:val="32"/>
          <w:szCs w:val="28"/>
        </w:rPr>
        <w:t>months</w:t>
      </w:r>
      <w:r w:rsidRPr="00413C97">
        <w:rPr>
          <w:spacing w:val="-9"/>
          <w:sz w:val="32"/>
          <w:szCs w:val="28"/>
        </w:rPr>
        <w:t xml:space="preserve"> </w:t>
      </w:r>
      <w:r w:rsidRPr="00413C97">
        <w:rPr>
          <w:sz w:val="32"/>
          <w:szCs w:val="28"/>
        </w:rPr>
        <w:t>(November-December) due to temperature inversion, lower wind speeds, and increased heating activities, which trap pollutants near the surface</w:t>
      </w:r>
      <w:r>
        <w:rPr>
          <w:sz w:val="32"/>
          <w:szCs w:val="28"/>
        </w:rPr>
        <w:t>.</w:t>
      </w:r>
    </w:p>
    <w:p w14:paraId="1C5DD9E6" w14:textId="77777777" w:rsidR="00CA4DC4" w:rsidRDefault="00CA4DC4" w:rsidP="00CA4DC4">
      <w:pPr>
        <w:widowControl w:val="0"/>
        <w:tabs>
          <w:tab w:val="left" w:pos="1928"/>
        </w:tabs>
        <w:autoSpaceDE w:val="0"/>
        <w:autoSpaceDN w:val="0"/>
        <w:spacing w:before="40" w:after="0" w:line="278" w:lineRule="auto"/>
        <w:ind w:right="1071"/>
        <w:rPr>
          <w:sz w:val="32"/>
          <w:szCs w:val="28"/>
        </w:rPr>
      </w:pPr>
      <w:r>
        <w:rPr>
          <w:sz w:val="32"/>
          <w:szCs w:val="28"/>
        </w:rPr>
        <w:t xml:space="preserve"> -</w:t>
      </w:r>
      <w:r w:rsidR="000A7A74" w:rsidRPr="00CA4DC4">
        <w:rPr>
          <w:sz w:val="32"/>
          <w:szCs w:val="28"/>
        </w:rPr>
        <w:t>The lowest values appear in monsoon months (July-August), likely due to the</w:t>
      </w:r>
      <w:r w:rsidR="000A7A74" w:rsidRPr="00CA4DC4">
        <w:rPr>
          <w:spacing w:val="-8"/>
          <w:sz w:val="32"/>
          <w:szCs w:val="28"/>
        </w:rPr>
        <w:t xml:space="preserve"> </w:t>
      </w:r>
      <w:r w:rsidR="000A7A74" w:rsidRPr="00CA4DC4">
        <w:rPr>
          <w:sz w:val="32"/>
          <w:szCs w:val="28"/>
        </w:rPr>
        <w:t>washout</w:t>
      </w:r>
      <w:r w:rsidR="000A7A74" w:rsidRPr="00CA4DC4">
        <w:rPr>
          <w:spacing w:val="-9"/>
          <w:sz w:val="32"/>
          <w:szCs w:val="28"/>
        </w:rPr>
        <w:t xml:space="preserve"> </w:t>
      </w:r>
      <w:r w:rsidR="000A7A74" w:rsidRPr="00CA4DC4">
        <w:rPr>
          <w:sz w:val="32"/>
          <w:szCs w:val="28"/>
        </w:rPr>
        <w:t>effect</w:t>
      </w:r>
      <w:r w:rsidR="000A7A74" w:rsidRPr="00CA4DC4">
        <w:rPr>
          <w:spacing w:val="-8"/>
          <w:sz w:val="32"/>
          <w:szCs w:val="28"/>
        </w:rPr>
        <w:t xml:space="preserve"> </w:t>
      </w:r>
      <w:r w:rsidR="000A7A74" w:rsidRPr="00CA4DC4">
        <w:rPr>
          <w:sz w:val="32"/>
          <w:szCs w:val="28"/>
        </w:rPr>
        <w:t>caused</w:t>
      </w:r>
      <w:r w:rsidR="000A7A74" w:rsidRPr="00CA4DC4">
        <w:rPr>
          <w:spacing w:val="-8"/>
          <w:sz w:val="32"/>
          <w:szCs w:val="28"/>
        </w:rPr>
        <w:t xml:space="preserve"> </w:t>
      </w:r>
      <w:r w:rsidR="000A7A74" w:rsidRPr="00CA4DC4">
        <w:rPr>
          <w:sz w:val="32"/>
          <w:szCs w:val="28"/>
        </w:rPr>
        <w:t>by</w:t>
      </w:r>
      <w:r w:rsidR="000A7A74" w:rsidRPr="00CA4DC4">
        <w:rPr>
          <w:spacing w:val="-9"/>
          <w:sz w:val="32"/>
          <w:szCs w:val="28"/>
        </w:rPr>
        <w:t xml:space="preserve"> </w:t>
      </w:r>
      <w:r w:rsidR="000A7A74" w:rsidRPr="00CA4DC4">
        <w:rPr>
          <w:sz w:val="32"/>
          <w:szCs w:val="28"/>
        </w:rPr>
        <w:t>rainfall,</w:t>
      </w:r>
      <w:r w:rsidR="000A7A74" w:rsidRPr="00CA4DC4">
        <w:rPr>
          <w:spacing w:val="-8"/>
          <w:sz w:val="32"/>
          <w:szCs w:val="28"/>
        </w:rPr>
        <w:t xml:space="preserve"> </w:t>
      </w:r>
      <w:r w:rsidR="000A7A74" w:rsidRPr="00CA4DC4">
        <w:rPr>
          <w:sz w:val="32"/>
          <w:szCs w:val="28"/>
        </w:rPr>
        <w:t>which</w:t>
      </w:r>
      <w:r w:rsidR="000A7A74" w:rsidRPr="00CA4DC4">
        <w:rPr>
          <w:spacing w:val="-8"/>
          <w:sz w:val="32"/>
          <w:szCs w:val="28"/>
        </w:rPr>
        <w:t xml:space="preserve"> </w:t>
      </w:r>
      <w:r w:rsidR="000A7A74" w:rsidRPr="00CA4DC4">
        <w:rPr>
          <w:sz w:val="32"/>
          <w:szCs w:val="28"/>
        </w:rPr>
        <w:t>helps</w:t>
      </w:r>
      <w:r w:rsidR="000A7A74" w:rsidRPr="00CA4DC4">
        <w:rPr>
          <w:spacing w:val="-10"/>
          <w:sz w:val="32"/>
          <w:szCs w:val="28"/>
        </w:rPr>
        <w:t xml:space="preserve"> </w:t>
      </w:r>
      <w:r w:rsidR="000A7A74" w:rsidRPr="00CA4DC4">
        <w:rPr>
          <w:sz w:val="32"/>
          <w:szCs w:val="28"/>
        </w:rPr>
        <w:t>clear</w:t>
      </w:r>
      <w:r w:rsidR="000A7A74" w:rsidRPr="00CA4DC4">
        <w:rPr>
          <w:spacing w:val="-8"/>
          <w:sz w:val="32"/>
          <w:szCs w:val="28"/>
        </w:rPr>
        <w:t xml:space="preserve"> </w:t>
      </w:r>
      <w:r w:rsidR="000A7A74" w:rsidRPr="00CA4DC4">
        <w:rPr>
          <w:sz w:val="32"/>
          <w:szCs w:val="28"/>
        </w:rPr>
        <w:t>airborne</w:t>
      </w:r>
      <w:r w:rsidR="000A7A74" w:rsidRPr="00CA4DC4">
        <w:rPr>
          <w:spacing w:val="-9"/>
          <w:sz w:val="32"/>
          <w:szCs w:val="28"/>
        </w:rPr>
        <w:t xml:space="preserve"> </w:t>
      </w:r>
      <w:r w:rsidR="000A7A74" w:rsidRPr="00CA4DC4">
        <w:rPr>
          <w:sz w:val="32"/>
          <w:szCs w:val="28"/>
        </w:rPr>
        <w:t>pollutants.</w:t>
      </w:r>
    </w:p>
    <w:p w14:paraId="4AE2D990" w14:textId="40AF15B7" w:rsidR="000A7A74" w:rsidRPr="00CA4DC4" w:rsidRDefault="00CA4DC4" w:rsidP="00CA4DC4">
      <w:pPr>
        <w:widowControl w:val="0"/>
        <w:tabs>
          <w:tab w:val="left" w:pos="1928"/>
        </w:tabs>
        <w:autoSpaceDE w:val="0"/>
        <w:autoSpaceDN w:val="0"/>
        <w:spacing w:before="40" w:after="0" w:line="278" w:lineRule="auto"/>
        <w:ind w:right="1071"/>
        <w:rPr>
          <w:sz w:val="32"/>
          <w:szCs w:val="28"/>
        </w:rPr>
      </w:pPr>
      <w:r>
        <w:rPr>
          <w:sz w:val="32"/>
          <w:szCs w:val="28"/>
        </w:rPr>
        <w:t>-</w:t>
      </w:r>
      <w:r w:rsidR="000A7A74" w:rsidRPr="00CA4DC4">
        <w:rPr>
          <w:sz w:val="32"/>
          <w:szCs w:val="28"/>
        </w:rPr>
        <w:t>Summer</w:t>
      </w:r>
      <w:r w:rsidR="000A7A74" w:rsidRPr="00CA4DC4">
        <w:rPr>
          <w:spacing w:val="-7"/>
          <w:sz w:val="32"/>
          <w:szCs w:val="28"/>
        </w:rPr>
        <w:t xml:space="preserve"> </w:t>
      </w:r>
      <w:r w:rsidR="000A7A74" w:rsidRPr="00CA4DC4">
        <w:rPr>
          <w:sz w:val="32"/>
          <w:szCs w:val="28"/>
        </w:rPr>
        <w:t>months</w:t>
      </w:r>
      <w:r w:rsidR="000A7A74" w:rsidRPr="00CA4DC4">
        <w:rPr>
          <w:spacing w:val="-8"/>
          <w:sz w:val="32"/>
          <w:szCs w:val="28"/>
        </w:rPr>
        <w:t xml:space="preserve"> </w:t>
      </w:r>
      <w:r w:rsidR="000A7A74" w:rsidRPr="00CA4DC4">
        <w:rPr>
          <w:sz w:val="32"/>
          <w:szCs w:val="28"/>
        </w:rPr>
        <w:t>(April-May)</w:t>
      </w:r>
      <w:r w:rsidR="000A7A74" w:rsidRPr="00CA4DC4">
        <w:rPr>
          <w:spacing w:val="-9"/>
          <w:sz w:val="32"/>
          <w:szCs w:val="28"/>
        </w:rPr>
        <w:t xml:space="preserve"> </w:t>
      </w:r>
      <w:r w:rsidR="000A7A74" w:rsidRPr="00CA4DC4">
        <w:rPr>
          <w:sz w:val="32"/>
          <w:szCs w:val="28"/>
        </w:rPr>
        <w:t>show</w:t>
      </w:r>
      <w:r w:rsidR="000A7A74" w:rsidRPr="00CA4DC4">
        <w:rPr>
          <w:spacing w:val="-9"/>
          <w:sz w:val="32"/>
          <w:szCs w:val="28"/>
        </w:rPr>
        <w:t xml:space="preserve"> </w:t>
      </w:r>
      <w:r w:rsidR="000A7A74" w:rsidRPr="00CA4DC4">
        <w:rPr>
          <w:sz w:val="32"/>
          <w:szCs w:val="28"/>
        </w:rPr>
        <w:t>moderate</w:t>
      </w:r>
      <w:r w:rsidR="000A7A74" w:rsidRPr="00CA4DC4">
        <w:rPr>
          <w:spacing w:val="-7"/>
          <w:sz w:val="32"/>
          <w:szCs w:val="28"/>
        </w:rPr>
        <w:t xml:space="preserve"> </w:t>
      </w:r>
      <w:r w:rsidR="000A7A74" w:rsidRPr="00CA4DC4">
        <w:rPr>
          <w:sz w:val="32"/>
          <w:szCs w:val="28"/>
        </w:rPr>
        <w:t>pollution</w:t>
      </w:r>
      <w:r w:rsidR="000A7A74" w:rsidRPr="00CA4DC4">
        <w:rPr>
          <w:spacing w:val="-7"/>
          <w:sz w:val="32"/>
          <w:szCs w:val="28"/>
        </w:rPr>
        <w:t xml:space="preserve"> </w:t>
      </w:r>
      <w:r w:rsidR="000A7A74" w:rsidRPr="00CA4DC4">
        <w:rPr>
          <w:sz w:val="32"/>
          <w:szCs w:val="28"/>
        </w:rPr>
        <w:t>levels,</w:t>
      </w:r>
      <w:r w:rsidR="000A7A74" w:rsidRPr="00CA4DC4">
        <w:rPr>
          <w:spacing w:val="-9"/>
          <w:sz w:val="32"/>
          <w:szCs w:val="28"/>
        </w:rPr>
        <w:t xml:space="preserve"> </w:t>
      </w:r>
      <w:r>
        <w:rPr>
          <w:spacing w:val="-9"/>
          <w:sz w:val="32"/>
          <w:szCs w:val="28"/>
        </w:rPr>
        <w:t xml:space="preserve">      </w:t>
      </w:r>
      <w:r w:rsidR="000A7A74" w:rsidRPr="00CA4DC4">
        <w:rPr>
          <w:sz w:val="32"/>
          <w:szCs w:val="28"/>
        </w:rPr>
        <w:t>possibly</w:t>
      </w:r>
      <w:r w:rsidR="000A7A74" w:rsidRPr="00CA4DC4">
        <w:rPr>
          <w:spacing w:val="-10"/>
          <w:sz w:val="32"/>
          <w:szCs w:val="28"/>
        </w:rPr>
        <w:t xml:space="preserve"> </w:t>
      </w:r>
      <w:r w:rsidR="000A7A74" w:rsidRPr="00CA4DC4">
        <w:rPr>
          <w:sz w:val="32"/>
          <w:szCs w:val="28"/>
        </w:rPr>
        <w:t>due to dust storms and increased vehicular activity.</w:t>
      </w:r>
    </w:p>
    <w:p w14:paraId="569E2759" w14:textId="11365B5D" w:rsidR="000A7A74" w:rsidRPr="000A7A74" w:rsidRDefault="000A7A74" w:rsidP="000A7A74">
      <w:pPr>
        <w:pStyle w:val="ListParagraph"/>
        <w:widowControl w:val="0"/>
        <w:numPr>
          <w:ilvl w:val="0"/>
          <w:numId w:val="10"/>
        </w:numPr>
        <w:tabs>
          <w:tab w:val="left" w:pos="1928"/>
        </w:tabs>
        <w:autoSpaceDE w:val="0"/>
        <w:autoSpaceDN w:val="0"/>
        <w:spacing w:before="66" w:after="0" w:line="240" w:lineRule="auto"/>
        <w:contextualSpacing w:val="0"/>
        <w:rPr>
          <w:sz w:val="32"/>
          <w:szCs w:val="32"/>
        </w:rPr>
        <w:sectPr w:rsidR="000A7A74" w:rsidRPr="000A7A74" w:rsidSect="004D5155">
          <w:pgSz w:w="12240" w:h="15840"/>
          <w:pgMar w:top="1360" w:right="720" w:bottom="28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307F7896" w14:textId="77777777" w:rsidR="000F38CB" w:rsidRPr="00831A2C" w:rsidRDefault="000F38CB">
      <w:pPr>
        <w:pStyle w:val="BodyText"/>
        <w:spacing w:before="43"/>
        <w:rPr>
          <w:sz w:val="32"/>
          <w:szCs w:val="32"/>
        </w:rPr>
      </w:pPr>
    </w:p>
    <w:p w14:paraId="2541DC4D" w14:textId="77777777" w:rsidR="000F38CB" w:rsidRPr="00CA4DC4" w:rsidRDefault="000F38CB" w:rsidP="00D47125">
      <w:pPr>
        <w:pStyle w:val="Heading2"/>
        <w:keepNext w:val="0"/>
        <w:keepLines w:val="0"/>
        <w:widowControl w:val="0"/>
        <w:numPr>
          <w:ilvl w:val="1"/>
          <w:numId w:val="12"/>
        </w:numPr>
        <w:tabs>
          <w:tab w:val="left" w:pos="1173"/>
        </w:tabs>
        <w:autoSpaceDE w:val="0"/>
        <w:autoSpaceDN w:val="0"/>
        <w:spacing w:before="0" w:after="0" w:line="240" w:lineRule="auto"/>
        <w:ind w:left="1173" w:hanging="813"/>
        <w:jc w:val="center"/>
        <w:rPr>
          <w:rFonts w:asciiTheme="minorHAnsi" w:hAnsiTheme="minorHAnsi" w:cstheme="minorHAnsi"/>
          <w:b/>
          <w:bCs/>
          <w:color w:val="000000" w:themeColor="text1"/>
          <w:sz w:val="36"/>
          <w:szCs w:val="36"/>
        </w:rPr>
      </w:pPr>
      <w:r w:rsidRPr="00CA4DC4">
        <w:rPr>
          <w:rFonts w:asciiTheme="minorHAnsi" w:hAnsiTheme="minorHAnsi" w:cstheme="minorHAnsi"/>
          <w:b/>
          <w:bCs/>
          <w:color w:val="000000" w:themeColor="text1"/>
          <w:sz w:val="36"/>
          <w:szCs w:val="36"/>
        </w:rPr>
        <w:t>Correlation</w:t>
      </w:r>
      <w:r w:rsidRPr="00CA4DC4">
        <w:rPr>
          <w:rFonts w:asciiTheme="minorHAnsi" w:hAnsiTheme="minorHAnsi" w:cstheme="minorHAnsi"/>
          <w:b/>
          <w:bCs/>
          <w:color w:val="000000" w:themeColor="text1"/>
          <w:spacing w:val="-11"/>
          <w:sz w:val="36"/>
          <w:szCs w:val="36"/>
        </w:rPr>
        <w:t xml:space="preserve"> </w:t>
      </w:r>
      <w:r w:rsidRPr="00CA4DC4">
        <w:rPr>
          <w:rFonts w:asciiTheme="minorHAnsi" w:hAnsiTheme="minorHAnsi" w:cstheme="minorHAnsi"/>
          <w:b/>
          <w:bCs/>
          <w:color w:val="000000" w:themeColor="text1"/>
          <w:sz w:val="36"/>
          <w:szCs w:val="36"/>
        </w:rPr>
        <w:t>Analysis</w:t>
      </w:r>
      <w:r w:rsidRPr="00CA4DC4">
        <w:rPr>
          <w:rFonts w:asciiTheme="minorHAnsi" w:hAnsiTheme="minorHAnsi" w:cstheme="minorHAnsi"/>
          <w:b/>
          <w:bCs/>
          <w:color w:val="000000" w:themeColor="text1"/>
          <w:spacing w:val="-10"/>
          <w:sz w:val="36"/>
          <w:szCs w:val="36"/>
        </w:rPr>
        <w:t xml:space="preserve"> </w:t>
      </w:r>
      <w:r w:rsidRPr="00CA4DC4">
        <w:rPr>
          <w:rFonts w:asciiTheme="minorHAnsi" w:hAnsiTheme="minorHAnsi" w:cstheme="minorHAnsi"/>
          <w:b/>
          <w:bCs/>
          <w:color w:val="000000" w:themeColor="text1"/>
          <w:sz w:val="36"/>
          <w:szCs w:val="36"/>
        </w:rPr>
        <w:t>Between</w:t>
      </w:r>
      <w:r w:rsidRPr="00CA4DC4">
        <w:rPr>
          <w:rFonts w:asciiTheme="minorHAnsi" w:hAnsiTheme="minorHAnsi" w:cstheme="minorHAnsi"/>
          <w:b/>
          <w:bCs/>
          <w:color w:val="000000" w:themeColor="text1"/>
          <w:spacing w:val="-10"/>
          <w:sz w:val="36"/>
          <w:szCs w:val="36"/>
        </w:rPr>
        <w:t xml:space="preserve"> </w:t>
      </w:r>
      <w:r w:rsidRPr="00CA4DC4">
        <w:rPr>
          <w:rFonts w:asciiTheme="minorHAnsi" w:hAnsiTheme="minorHAnsi" w:cstheme="minorHAnsi"/>
          <w:b/>
          <w:bCs/>
          <w:color w:val="000000" w:themeColor="text1"/>
          <w:sz w:val="36"/>
          <w:szCs w:val="36"/>
        </w:rPr>
        <w:t>Different</w:t>
      </w:r>
      <w:r w:rsidRPr="00CA4DC4">
        <w:rPr>
          <w:rFonts w:asciiTheme="minorHAnsi" w:hAnsiTheme="minorHAnsi" w:cstheme="minorHAnsi"/>
          <w:b/>
          <w:bCs/>
          <w:color w:val="000000" w:themeColor="text1"/>
          <w:spacing w:val="-11"/>
          <w:sz w:val="36"/>
          <w:szCs w:val="36"/>
        </w:rPr>
        <w:t xml:space="preserve"> </w:t>
      </w:r>
      <w:r w:rsidRPr="00CA4DC4">
        <w:rPr>
          <w:rFonts w:asciiTheme="minorHAnsi" w:hAnsiTheme="minorHAnsi" w:cstheme="minorHAnsi"/>
          <w:b/>
          <w:bCs/>
          <w:color w:val="000000" w:themeColor="text1"/>
          <w:sz w:val="36"/>
          <w:szCs w:val="36"/>
        </w:rPr>
        <w:t>Air</w:t>
      </w:r>
      <w:r w:rsidRPr="00CA4DC4">
        <w:rPr>
          <w:rFonts w:asciiTheme="minorHAnsi" w:hAnsiTheme="minorHAnsi" w:cstheme="minorHAnsi"/>
          <w:b/>
          <w:bCs/>
          <w:color w:val="000000" w:themeColor="text1"/>
          <w:spacing w:val="-11"/>
          <w:sz w:val="36"/>
          <w:szCs w:val="36"/>
        </w:rPr>
        <w:t xml:space="preserve"> </w:t>
      </w:r>
      <w:r w:rsidRPr="00CA4DC4">
        <w:rPr>
          <w:rFonts w:asciiTheme="minorHAnsi" w:hAnsiTheme="minorHAnsi" w:cstheme="minorHAnsi"/>
          <w:b/>
          <w:bCs/>
          <w:color w:val="000000" w:themeColor="text1"/>
          <w:sz w:val="36"/>
          <w:szCs w:val="36"/>
        </w:rPr>
        <w:t>Quality</w:t>
      </w:r>
      <w:r w:rsidRPr="00CA4DC4">
        <w:rPr>
          <w:rFonts w:asciiTheme="minorHAnsi" w:hAnsiTheme="minorHAnsi" w:cstheme="minorHAnsi"/>
          <w:b/>
          <w:bCs/>
          <w:color w:val="000000" w:themeColor="text1"/>
          <w:spacing w:val="-12"/>
          <w:sz w:val="36"/>
          <w:szCs w:val="36"/>
        </w:rPr>
        <w:t xml:space="preserve"> </w:t>
      </w:r>
      <w:r w:rsidRPr="00CA4DC4">
        <w:rPr>
          <w:rFonts w:asciiTheme="minorHAnsi" w:hAnsiTheme="minorHAnsi" w:cstheme="minorHAnsi"/>
          <w:b/>
          <w:bCs/>
          <w:color w:val="000000" w:themeColor="text1"/>
          <w:spacing w:val="-2"/>
          <w:sz w:val="36"/>
          <w:szCs w:val="36"/>
        </w:rPr>
        <w:t>Parameters</w:t>
      </w:r>
    </w:p>
    <w:p w14:paraId="6AAD349C" w14:textId="77777777" w:rsidR="000F38CB" w:rsidRPr="00D47125" w:rsidRDefault="000F38CB" w:rsidP="00D47125">
      <w:pPr>
        <w:pStyle w:val="BodyText"/>
        <w:spacing w:before="51"/>
        <w:jc w:val="center"/>
        <w:rPr>
          <w:rFonts w:asciiTheme="minorHAnsi" w:hAnsiTheme="minorHAnsi" w:cstheme="minorHAnsi"/>
          <w:b/>
          <w:sz w:val="28"/>
        </w:rPr>
      </w:pPr>
    </w:p>
    <w:p w14:paraId="11C83F2F" w14:textId="7BF03E42" w:rsidR="000F38CB" w:rsidRPr="006049F9" w:rsidRDefault="000F38CB" w:rsidP="00CA4DC4">
      <w:pPr>
        <w:pStyle w:val="ListParagraph"/>
        <w:widowControl w:val="0"/>
        <w:numPr>
          <w:ilvl w:val="0"/>
          <w:numId w:val="44"/>
        </w:numPr>
        <w:tabs>
          <w:tab w:val="left" w:pos="1439"/>
        </w:tabs>
        <w:autoSpaceDE w:val="0"/>
        <w:autoSpaceDN w:val="0"/>
        <w:spacing w:after="0" w:line="240" w:lineRule="auto"/>
        <w:rPr>
          <w:rFonts w:ascii="Wingdings" w:hAnsi="Wingdings"/>
          <w:sz w:val="32"/>
          <w:szCs w:val="32"/>
        </w:rPr>
      </w:pPr>
      <w:r w:rsidRPr="006049F9">
        <w:rPr>
          <w:b/>
          <w:sz w:val="32"/>
          <w:szCs w:val="32"/>
        </w:rPr>
        <w:t>PM2.5</w:t>
      </w:r>
      <w:r w:rsidRPr="006049F9">
        <w:rPr>
          <w:b/>
          <w:spacing w:val="-6"/>
          <w:sz w:val="32"/>
          <w:szCs w:val="32"/>
        </w:rPr>
        <w:t xml:space="preserve"> </w:t>
      </w:r>
      <w:r w:rsidRPr="006049F9">
        <w:rPr>
          <w:b/>
          <w:spacing w:val="-2"/>
          <w:sz w:val="32"/>
          <w:szCs w:val="32"/>
        </w:rPr>
        <w:t>Heatmap</w:t>
      </w:r>
    </w:p>
    <w:p w14:paraId="4A2CA0E0" w14:textId="77777777" w:rsidR="000F38CB" w:rsidRDefault="000F38CB">
      <w:pPr>
        <w:pStyle w:val="BodyText"/>
        <w:spacing w:before="126"/>
        <w:rPr>
          <w:b/>
          <w:sz w:val="20"/>
        </w:rPr>
      </w:pPr>
      <w:r>
        <w:rPr>
          <w:b/>
          <w:noProof/>
          <w:sz w:val="20"/>
        </w:rPr>
        <w:drawing>
          <wp:anchor distT="0" distB="0" distL="0" distR="0" simplePos="0" relativeHeight="251683840" behindDoc="1" locked="0" layoutInCell="1" allowOverlap="1" wp14:anchorId="5F2E6FD1" wp14:editId="3E254102">
            <wp:simplePos x="0" y="0"/>
            <wp:positionH relativeFrom="page">
              <wp:posOffset>1524000</wp:posOffset>
            </wp:positionH>
            <wp:positionV relativeFrom="paragraph">
              <wp:posOffset>250190</wp:posOffset>
            </wp:positionV>
            <wp:extent cx="4191000" cy="3648075"/>
            <wp:effectExtent l="0" t="0" r="0" b="9525"/>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52" cstate="print"/>
                    <a:stretch>
                      <a:fillRect/>
                    </a:stretch>
                  </pic:blipFill>
                  <pic:spPr>
                    <a:xfrm>
                      <a:off x="0" y="0"/>
                      <a:ext cx="4191000" cy="3648075"/>
                    </a:xfrm>
                    <a:prstGeom prst="rect">
                      <a:avLst/>
                    </a:prstGeom>
                  </pic:spPr>
                </pic:pic>
              </a:graphicData>
            </a:graphic>
            <wp14:sizeRelH relativeFrom="margin">
              <wp14:pctWidth>0</wp14:pctWidth>
            </wp14:sizeRelH>
            <wp14:sizeRelV relativeFrom="margin">
              <wp14:pctHeight>0</wp14:pctHeight>
            </wp14:sizeRelV>
          </wp:anchor>
        </w:drawing>
      </w:r>
    </w:p>
    <w:p w14:paraId="2D24910F" w14:textId="77777777" w:rsidR="000F38CB" w:rsidRPr="00056685" w:rsidRDefault="000F38CB" w:rsidP="00056685">
      <w:pPr>
        <w:pStyle w:val="ListParagraph"/>
        <w:widowControl w:val="0"/>
        <w:numPr>
          <w:ilvl w:val="0"/>
          <w:numId w:val="31"/>
        </w:numPr>
        <w:tabs>
          <w:tab w:val="left" w:pos="1568"/>
        </w:tabs>
        <w:autoSpaceDE w:val="0"/>
        <w:autoSpaceDN w:val="0"/>
        <w:spacing w:before="61" w:after="0" w:line="278" w:lineRule="auto"/>
        <w:ind w:right="1189"/>
        <w:rPr>
          <w:color w:val="000000" w:themeColor="text1"/>
          <w:sz w:val="32"/>
          <w:szCs w:val="28"/>
        </w:rPr>
      </w:pPr>
      <w:r w:rsidRPr="00056685">
        <w:rPr>
          <w:color w:val="000000" w:themeColor="text1"/>
          <w:sz w:val="32"/>
          <w:szCs w:val="28"/>
        </w:rPr>
        <w:t>This heatmap illustrates the distribution of PM2.5 over different years and months.</w:t>
      </w:r>
      <w:r w:rsidRPr="00056685">
        <w:rPr>
          <w:color w:val="000000" w:themeColor="text1"/>
          <w:spacing w:val="-7"/>
          <w:sz w:val="32"/>
          <w:szCs w:val="28"/>
        </w:rPr>
        <w:t xml:space="preserve"> </w:t>
      </w:r>
      <w:r w:rsidRPr="00056685">
        <w:rPr>
          <w:color w:val="000000" w:themeColor="text1"/>
          <w:sz w:val="32"/>
          <w:szCs w:val="28"/>
        </w:rPr>
        <w:t>It</w:t>
      </w:r>
      <w:r w:rsidRPr="00056685">
        <w:rPr>
          <w:color w:val="000000" w:themeColor="text1"/>
          <w:spacing w:val="-7"/>
          <w:sz w:val="32"/>
          <w:szCs w:val="28"/>
        </w:rPr>
        <w:t xml:space="preserve"> </w:t>
      </w:r>
      <w:r w:rsidRPr="00056685">
        <w:rPr>
          <w:color w:val="000000" w:themeColor="text1"/>
          <w:sz w:val="32"/>
          <w:szCs w:val="28"/>
        </w:rPr>
        <w:t>follows</w:t>
      </w:r>
      <w:r w:rsidRPr="00056685">
        <w:rPr>
          <w:color w:val="000000" w:themeColor="text1"/>
          <w:spacing w:val="-7"/>
          <w:sz w:val="32"/>
          <w:szCs w:val="28"/>
        </w:rPr>
        <w:t xml:space="preserve"> </w:t>
      </w:r>
      <w:r w:rsidRPr="00056685">
        <w:rPr>
          <w:color w:val="000000" w:themeColor="text1"/>
          <w:sz w:val="32"/>
          <w:szCs w:val="28"/>
        </w:rPr>
        <w:t>a</w:t>
      </w:r>
      <w:r w:rsidRPr="00056685">
        <w:rPr>
          <w:color w:val="000000" w:themeColor="text1"/>
          <w:spacing w:val="-7"/>
          <w:sz w:val="32"/>
          <w:szCs w:val="28"/>
        </w:rPr>
        <w:t xml:space="preserve"> </w:t>
      </w:r>
      <w:r w:rsidRPr="00056685">
        <w:rPr>
          <w:color w:val="000000" w:themeColor="text1"/>
          <w:sz w:val="32"/>
          <w:szCs w:val="28"/>
        </w:rPr>
        <w:t>blue-to-red</w:t>
      </w:r>
      <w:r w:rsidRPr="00056685">
        <w:rPr>
          <w:color w:val="000000" w:themeColor="text1"/>
          <w:spacing w:val="-6"/>
          <w:sz w:val="32"/>
          <w:szCs w:val="28"/>
        </w:rPr>
        <w:t xml:space="preserve"> </w:t>
      </w:r>
      <w:r w:rsidRPr="00056685">
        <w:rPr>
          <w:color w:val="000000" w:themeColor="text1"/>
          <w:sz w:val="32"/>
          <w:szCs w:val="28"/>
        </w:rPr>
        <w:t>color</w:t>
      </w:r>
      <w:r w:rsidRPr="00056685">
        <w:rPr>
          <w:color w:val="000000" w:themeColor="text1"/>
          <w:spacing w:val="-8"/>
          <w:sz w:val="32"/>
          <w:szCs w:val="28"/>
        </w:rPr>
        <w:t xml:space="preserve"> </w:t>
      </w:r>
      <w:r w:rsidRPr="00056685">
        <w:rPr>
          <w:color w:val="000000" w:themeColor="text1"/>
          <w:sz w:val="32"/>
          <w:szCs w:val="28"/>
        </w:rPr>
        <w:t>scheme,</w:t>
      </w:r>
      <w:r w:rsidRPr="00056685">
        <w:rPr>
          <w:color w:val="000000" w:themeColor="text1"/>
          <w:spacing w:val="-8"/>
          <w:sz w:val="32"/>
          <w:szCs w:val="28"/>
        </w:rPr>
        <w:t xml:space="preserve"> </w:t>
      </w:r>
      <w:r w:rsidRPr="00056685">
        <w:rPr>
          <w:color w:val="000000" w:themeColor="text1"/>
          <w:sz w:val="32"/>
          <w:szCs w:val="28"/>
        </w:rPr>
        <w:t>where</w:t>
      </w:r>
      <w:r w:rsidRPr="00056685">
        <w:rPr>
          <w:color w:val="000000" w:themeColor="text1"/>
          <w:spacing w:val="-7"/>
          <w:sz w:val="32"/>
          <w:szCs w:val="28"/>
        </w:rPr>
        <w:t xml:space="preserve"> </w:t>
      </w:r>
      <w:r w:rsidRPr="00056685">
        <w:rPr>
          <w:color w:val="000000" w:themeColor="text1"/>
          <w:sz w:val="32"/>
          <w:szCs w:val="28"/>
        </w:rPr>
        <w:t>red</w:t>
      </w:r>
      <w:r w:rsidRPr="00056685">
        <w:rPr>
          <w:color w:val="000000" w:themeColor="text1"/>
          <w:spacing w:val="-7"/>
          <w:sz w:val="32"/>
          <w:szCs w:val="28"/>
        </w:rPr>
        <w:t xml:space="preserve"> </w:t>
      </w:r>
      <w:r w:rsidRPr="00056685">
        <w:rPr>
          <w:color w:val="000000" w:themeColor="text1"/>
          <w:sz w:val="32"/>
          <w:szCs w:val="28"/>
        </w:rPr>
        <w:t>zones</w:t>
      </w:r>
      <w:r w:rsidRPr="00056685">
        <w:rPr>
          <w:color w:val="000000" w:themeColor="text1"/>
          <w:spacing w:val="-7"/>
          <w:sz w:val="32"/>
          <w:szCs w:val="28"/>
        </w:rPr>
        <w:t xml:space="preserve"> </w:t>
      </w:r>
      <w:r w:rsidRPr="00056685">
        <w:rPr>
          <w:color w:val="000000" w:themeColor="text1"/>
          <w:sz w:val="32"/>
          <w:szCs w:val="28"/>
        </w:rPr>
        <w:t>indicate</w:t>
      </w:r>
      <w:r w:rsidRPr="00056685">
        <w:rPr>
          <w:color w:val="000000" w:themeColor="text1"/>
          <w:spacing w:val="-6"/>
          <w:sz w:val="32"/>
          <w:szCs w:val="28"/>
        </w:rPr>
        <w:t xml:space="preserve"> </w:t>
      </w:r>
      <w:r w:rsidRPr="00056685">
        <w:rPr>
          <w:color w:val="000000" w:themeColor="text1"/>
          <w:sz w:val="32"/>
          <w:szCs w:val="28"/>
        </w:rPr>
        <w:t>high pollution levels.</w:t>
      </w:r>
    </w:p>
    <w:p w14:paraId="6EDDC490" w14:textId="486BABD7" w:rsidR="000F38CB" w:rsidRPr="006049F9" w:rsidRDefault="000F38CB" w:rsidP="006049F9">
      <w:pPr>
        <w:pStyle w:val="ListParagraph"/>
        <w:widowControl w:val="0"/>
        <w:numPr>
          <w:ilvl w:val="0"/>
          <w:numId w:val="31"/>
        </w:numPr>
        <w:tabs>
          <w:tab w:val="left" w:pos="1624"/>
        </w:tabs>
        <w:autoSpaceDE w:val="0"/>
        <w:autoSpaceDN w:val="0"/>
        <w:spacing w:after="0" w:line="278" w:lineRule="auto"/>
        <w:ind w:right="1250"/>
        <w:rPr>
          <w:color w:val="000000" w:themeColor="text1"/>
          <w:sz w:val="32"/>
          <w:szCs w:val="28"/>
        </w:rPr>
      </w:pPr>
      <w:r w:rsidRPr="00056685">
        <w:rPr>
          <w:color w:val="000000" w:themeColor="text1"/>
          <w:sz w:val="32"/>
          <w:szCs w:val="28"/>
        </w:rPr>
        <w:t>PM2.5</w:t>
      </w:r>
      <w:r w:rsidRPr="00056685">
        <w:rPr>
          <w:color w:val="000000" w:themeColor="text1"/>
          <w:spacing w:val="-10"/>
          <w:sz w:val="32"/>
          <w:szCs w:val="28"/>
        </w:rPr>
        <w:t xml:space="preserve"> </w:t>
      </w:r>
      <w:r w:rsidRPr="00056685">
        <w:rPr>
          <w:color w:val="000000" w:themeColor="text1"/>
          <w:sz w:val="32"/>
          <w:szCs w:val="28"/>
        </w:rPr>
        <w:t>levels</w:t>
      </w:r>
      <w:r w:rsidRPr="00056685">
        <w:rPr>
          <w:color w:val="000000" w:themeColor="text1"/>
          <w:spacing w:val="-8"/>
          <w:sz w:val="32"/>
          <w:szCs w:val="28"/>
        </w:rPr>
        <w:t xml:space="preserve"> </w:t>
      </w:r>
      <w:r w:rsidRPr="00056685">
        <w:rPr>
          <w:color w:val="000000" w:themeColor="text1"/>
          <w:sz w:val="32"/>
          <w:szCs w:val="28"/>
        </w:rPr>
        <w:t>are</w:t>
      </w:r>
      <w:r w:rsidRPr="00056685">
        <w:rPr>
          <w:color w:val="000000" w:themeColor="text1"/>
          <w:spacing w:val="-7"/>
          <w:sz w:val="32"/>
          <w:szCs w:val="28"/>
        </w:rPr>
        <w:t xml:space="preserve"> </w:t>
      </w:r>
      <w:r w:rsidRPr="00056685">
        <w:rPr>
          <w:color w:val="000000" w:themeColor="text1"/>
          <w:sz w:val="32"/>
          <w:szCs w:val="28"/>
        </w:rPr>
        <w:t>significantly</w:t>
      </w:r>
      <w:r w:rsidRPr="00056685">
        <w:rPr>
          <w:color w:val="000000" w:themeColor="text1"/>
          <w:spacing w:val="-8"/>
          <w:sz w:val="32"/>
          <w:szCs w:val="28"/>
        </w:rPr>
        <w:t xml:space="preserve"> </w:t>
      </w:r>
      <w:r w:rsidRPr="00056685">
        <w:rPr>
          <w:color w:val="000000" w:themeColor="text1"/>
          <w:sz w:val="32"/>
          <w:szCs w:val="28"/>
        </w:rPr>
        <w:t>high</w:t>
      </w:r>
      <w:r w:rsidRPr="00056685">
        <w:rPr>
          <w:color w:val="000000" w:themeColor="text1"/>
          <w:spacing w:val="-7"/>
          <w:sz w:val="32"/>
          <w:szCs w:val="28"/>
        </w:rPr>
        <w:t xml:space="preserve"> </w:t>
      </w:r>
      <w:r w:rsidRPr="00056685">
        <w:rPr>
          <w:color w:val="000000" w:themeColor="text1"/>
          <w:sz w:val="32"/>
          <w:szCs w:val="28"/>
        </w:rPr>
        <w:t>in</w:t>
      </w:r>
      <w:r w:rsidRPr="00056685">
        <w:rPr>
          <w:color w:val="000000" w:themeColor="text1"/>
          <w:spacing w:val="-5"/>
          <w:sz w:val="32"/>
          <w:szCs w:val="28"/>
        </w:rPr>
        <w:t xml:space="preserve"> </w:t>
      </w:r>
      <w:r w:rsidRPr="00056685">
        <w:rPr>
          <w:color w:val="000000" w:themeColor="text1"/>
          <w:sz w:val="32"/>
          <w:szCs w:val="28"/>
        </w:rPr>
        <w:t>December</w:t>
      </w:r>
      <w:r w:rsidRPr="00056685">
        <w:rPr>
          <w:color w:val="000000" w:themeColor="text1"/>
          <w:spacing w:val="-11"/>
          <w:sz w:val="32"/>
          <w:szCs w:val="28"/>
        </w:rPr>
        <w:t xml:space="preserve"> </w:t>
      </w:r>
      <w:r w:rsidRPr="00056685">
        <w:rPr>
          <w:color w:val="000000" w:themeColor="text1"/>
          <w:sz w:val="32"/>
          <w:szCs w:val="28"/>
        </w:rPr>
        <w:t>and</w:t>
      </w:r>
      <w:r w:rsidRPr="00056685">
        <w:rPr>
          <w:color w:val="000000" w:themeColor="text1"/>
          <w:spacing w:val="-5"/>
          <w:sz w:val="32"/>
          <w:szCs w:val="28"/>
        </w:rPr>
        <w:t xml:space="preserve"> </w:t>
      </w:r>
      <w:r w:rsidRPr="00056685">
        <w:rPr>
          <w:color w:val="000000" w:themeColor="text1"/>
          <w:sz w:val="32"/>
          <w:szCs w:val="28"/>
        </w:rPr>
        <w:t>February,</w:t>
      </w:r>
      <w:r w:rsidRPr="00056685">
        <w:rPr>
          <w:color w:val="000000" w:themeColor="text1"/>
          <w:spacing w:val="-8"/>
          <w:sz w:val="32"/>
          <w:szCs w:val="28"/>
        </w:rPr>
        <w:t xml:space="preserve"> </w:t>
      </w:r>
      <w:r w:rsidRPr="006049F9">
        <w:rPr>
          <w:color w:val="000000" w:themeColor="text1"/>
          <w:sz w:val="32"/>
          <w:szCs w:val="28"/>
        </w:rPr>
        <w:t>likely</w:t>
      </w:r>
      <w:r w:rsidRPr="006049F9">
        <w:rPr>
          <w:color w:val="000000" w:themeColor="text1"/>
          <w:spacing w:val="-10"/>
          <w:sz w:val="32"/>
          <w:szCs w:val="28"/>
        </w:rPr>
        <w:t xml:space="preserve"> </w:t>
      </w:r>
      <w:r w:rsidRPr="006049F9">
        <w:rPr>
          <w:color w:val="000000" w:themeColor="text1"/>
          <w:sz w:val="32"/>
          <w:szCs w:val="28"/>
        </w:rPr>
        <w:t>due</w:t>
      </w:r>
      <w:r w:rsidRPr="006049F9">
        <w:rPr>
          <w:color w:val="000000" w:themeColor="text1"/>
          <w:spacing w:val="-9"/>
          <w:sz w:val="32"/>
          <w:szCs w:val="28"/>
        </w:rPr>
        <w:t xml:space="preserve"> </w:t>
      </w:r>
      <w:r w:rsidRPr="006049F9">
        <w:rPr>
          <w:color w:val="000000" w:themeColor="text1"/>
          <w:sz w:val="32"/>
          <w:szCs w:val="28"/>
        </w:rPr>
        <w:t>to increased emissions from heating sources, vehicular traffic, and stagnant atmospheric conditions.</w:t>
      </w:r>
    </w:p>
    <w:p w14:paraId="30111F14" w14:textId="77777777" w:rsidR="00056685" w:rsidRDefault="000F38CB" w:rsidP="00056685">
      <w:pPr>
        <w:pStyle w:val="ListParagraph"/>
        <w:widowControl w:val="0"/>
        <w:numPr>
          <w:ilvl w:val="0"/>
          <w:numId w:val="31"/>
        </w:numPr>
        <w:tabs>
          <w:tab w:val="left" w:pos="1623"/>
        </w:tabs>
        <w:autoSpaceDE w:val="0"/>
        <w:autoSpaceDN w:val="0"/>
        <w:spacing w:after="0" w:line="278" w:lineRule="auto"/>
        <w:ind w:right="1288"/>
        <w:rPr>
          <w:color w:val="000000" w:themeColor="text1"/>
          <w:sz w:val="32"/>
          <w:szCs w:val="28"/>
        </w:rPr>
      </w:pPr>
      <w:r w:rsidRPr="00056685">
        <w:rPr>
          <w:color w:val="000000" w:themeColor="text1"/>
          <w:sz w:val="32"/>
          <w:szCs w:val="28"/>
        </w:rPr>
        <w:t>The</w:t>
      </w:r>
      <w:r w:rsidRPr="00056685">
        <w:rPr>
          <w:color w:val="000000" w:themeColor="text1"/>
          <w:spacing w:val="-11"/>
          <w:sz w:val="32"/>
          <w:szCs w:val="28"/>
        </w:rPr>
        <w:t xml:space="preserve"> </w:t>
      </w:r>
      <w:r w:rsidRPr="00056685">
        <w:rPr>
          <w:color w:val="000000" w:themeColor="text1"/>
          <w:sz w:val="32"/>
          <w:szCs w:val="28"/>
        </w:rPr>
        <w:t>summer</w:t>
      </w:r>
      <w:r w:rsidRPr="00056685">
        <w:rPr>
          <w:color w:val="000000" w:themeColor="text1"/>
          <w:spacing w:val="-11"/>
          <w:sz w:val="32"/>
          <w:szCs w:val="28"/>
        </w:rPr>
        <w:t xml:space="preserve"> </w:t>
      </w:r>
      <w:r w:rsidRPr="00056685">
        <w:rPr>
          <w:color w:val="000000" w:themeColor="text1"/>
          <w:sz w:val="32"/>
          <w:szCs w:val="28"/>
        </w:rPr>
        <w:t>months</w:t>
      </w:r>
      <w:r w:rsidRPr="00056685">
        <w:rPr>
          <w:color w:val="000000" w:themeColor="text1"/>
          <w:spacing w:val="-10"/>
          <w:sz w:val="32"/>
          <w:szCs w:val="28"/>
        </w:rPr>
        <w:t xml:space="preserve"> </w:t>
      </w:r>
      <w:r w:rsidRPr="00056685">
        <w:rPr>
          <w:color w:val="000000" w:themeColor="text1"/>
          <w:sz w:val="32"/>
          <w:szCs w:val="28"/>
        </w:rPr>
        <w:t>exhibit</w:t>
      </w:r>
      <w:r w:rsidRPr="00056685">
        <w:rPr>
          <w:color w:val="000000" w:themeColor="text1"/>
          <w:spacing w:val="-10"/>
          <w:sz w:val="32"/>
          <w:szCs w:val="28"/>
        </w:rPr>
        <w:t xml:space="preserve"> </w:t>
      </w:r>
      <w:r w:rsidRPr="00056685">
        <w:rPr>
          <w:color w:val="000000" w:themeColor="text1"/>
          <w:sz w:val="32"/>
          <w:szCs w:val="28"/>
        </w:rPr>
        <w:t>relatively</w:t>
      </w:r>
      <w:r w:rsidRPr="00056685">
        <w:rPr>
          <w:color w:val="000000" w:themeColor="text1"/>
          <w:spacing w:val="-10"/>
          <w:sz w:val="32"/>
          <w:szCs w:val="28"/>
        </w:rPr>
        <w:t xml:space="preserve"> </w:t>
      </w:r>
      <w:r w:rsidRPr="00056685">
        <w:rPr>
          <w:color w:val="000000" w:themeColor="text1"/>
          <w:sz w:val="32"/>
          <w:szCs w:val="28"/>
        </w:rPr>
        <w:t>lower</w:t>
      </w:r>
      <w:r w:rsidRPr="00056685">
        <w:rPr>
          <w:color w:val="000000" w:themeColor="text1"/>
          <w:spacing w:val="-10"/>
          <w:sz w:val="32"/>
          <w:szCs w:val="28"/>
        </w:rPr>
        <w:t xml:space="preserve"> </w:t>
      </w:r>
      <w:r w:rsidRPr="00056685">
        <w:rPr>
          <w:color w:val="000000" w:themeColor="text1"/>
          <w:sz w:val="32"/>
          <w:szCs w:val="28"/>
        </w:rPr>
        <w:t>PM2.5</w:t>
      </w:r>
      <w:r w:rsidRPr="00056685">
        <w:rPr>
          <w:color w:val="000000" w:themeColor="text1"/>
          <w:spacing w:val="-9"/>
          <w:sz w:val="32"/>
          <w:szCs w:val="28"/>
        </w:rPr>
        <w:t xml:space="preserve"> </w:t>
      </w:r>
      <w:r w:rsidRPr="00056685">
        <w:rPr>
          <w:color w:val="000000" w:themeColor="text1"/>
          <w:sz w:val="32"/>
          <w:szCs w:val="28"/>
        </w:rPr>
        <w:t>concentrations,</w:t>
      </w:r>
      <w:r w:rsidRPr="00056685">
        <w:rPr>
          <w:color w:val="000000" w:themeColor="text1"/>
          <w:spacing w:val="-10"/>
          <w:sz w:val="32"/>
          <w:szCs w:val="28"/>
        </w:rPr>
        <w:t xml:space="preserve"> </w:t>
      </w:r>
      <w:r w:rsidRPr="00056685">
        <w:rPr>
          <w:color w:val="000000" w:themeColor="text1"/>
          <w:sz w:val="32"/>
          <w:szCs w:val="28"/>
        </w:rPr>
        <w:t>which could be attributed to better dispersion due to stronger winds.</w:t>
      </w:r>
    </w:p>
    <w:p w14:paraId="6764A5AB" w14:textId="77777777" w:rsidR="00CA4DC4" w:rsidRPr="00CA4DC4" w:rsidRDefault="000F38CB" w:rsidP="00CA4DC4">
      <w:pPr>
        <w:pStyle w:val="ListParagraph"/>
        <w:widowControl w:val="0"/>
        <w:numPr>
          <w:ilvl w:val="0"/>
          <w:numId w:val="31"/>
        </w:numPr>
        <w:tabs>
          <w:tab w:val="left" w:pos="1623"/>
        </w:tabs>
        <w:autoSpaceDE w:val="0"/>
        <w:autoSpaceDN w:val="0"/>
        <w:spacing w:after="0" w:line="278" w:lineRule="auto"/>
        <w:ind w:right="1288"/>
        <w:rPr>
          <w:color w:val="000000" w:themeColor="text1"/>
          <w:sz w:val="40"/>
          <w:szCs w:val="36"/>
        </w:rPr>
      </w:pPr>
      <w:r w:rsidRPr="00056685">
        <w:rPr>
          <w:sz w:val="32"/>
          <w:szCs w:val="28"/>
        </w:rPr>
        <w:t>The</w:t>
      </w:r>
      <w:r w:rsidRPr="00056685">
        <w:rPr>
          <w:spacing w:val="-9"/>
          <w:sz w:val="32"/>
          <w:szCs w:val="28"/>
        </w:rPr>
        <w:t xml:space="preserve"> </w:t>
      </w:r>
      <w:r w:rsidRPr="00056685">
        <w:rPr>
          <w:sz w:val="32"/>
          <w:szCs w:val="28"/>
        </w:rPr>
        <w:t>differences</w:t>
      </w:r>
      <w:r w:rsidRPr="00056685">
        <w:rPr>
          <w:spacing w:val="-7"/>
          <w:sz w:val="32"/>
          <w:szCs w:val="28"/>
        </w:rPr>
        <w:t xml:space="preserve"> </w:t>
      </w:r>
      <w:r w:rsidRPr="00056685">
        <w:rPr>
          <w:sz w:val="32"/>
          <w:szCs w:val="28"/>
        </w:rPr>
        <w:t>in</w:t>
      </w:r>
      <w:r w:rsidRPr="00056685">
        <w:rPr>
          <w:spacing w:val="-8"/>
          <w:sz w:val="32"/>
          <w:szCs w:val="28"/>
        </w:rPr>
        <w:t xml:space="preserve"> </w:t>
      </w:r>
      <w:r w:rsidRPr="00056685">
        <w:rPr>
          <w:sz w:val="32"/>
          <w:szCs w:val="28"/>
        </w:rPr>
        <w:t>values</w:t>
      </w:r>
      <w:r w:rsidRPr="00056685">
        <w:rPr>
          <w:spacing w:val="-7"/>
          <w:sz w:val="32"/>
          <w:szCs w:val="28"/>
        </w:rPr>
        <w:t xml:space="preserve"> </w:t>
      </w:r>
      <w:r w:rsidRPr="00056685">
        <w:rPr>
          <w:sz w:val="32"/>
          <w:szCs w:val="28"/>
        </w:rPr>
        <w:t>across</w:t>
      </w:r>
      <w:r w:rsidRPr="00056685">
        <w:rPr>
          <w:spacing w:val="-7"/>
          <w:sz w:val="32"/>
          <w:szCs w:val="28"/>
        </w:rPr>
        <w:t xml:space="preserve"> </w:t>
      </w:r>
      <w:r w:rsidRPr="00056685">
        <w:rPr>
          <w:sz w:val="32"/>
          <w:szCs w:val="28"/>
        </w:rPr>
        <w:t>years</w:t>
      </w:r>
      <w:r w:rsidRPr="00056685">
        <w:rPr>
          <w:spacing w:val="-7"/>
          <w:sz w:val="32"/>
          <w:szCs w:val="28"/>
        </w:rPr>
        <w:t xml:space="preserve"> </w:t>
      </w:r>
      <w:r w:rsidRPr="00056685">
        <w:rPr>
          <w:sz w:val="32"/>
          <w:szCs w:val="28"/>
        </w:rPr>
        <w:t>highlight</w:t>
      </w:r>
      <w:r w:rsidRPr="00056685">
        <w:rPr>
          <w:spacing w:val="-10"/>
          <w:sz w:val="32"/>
          <w:szCs w:val="28"/>
        </w:rPr>
        <w:t xml:space="preserve"> </w:t>
      </w:r>
      <w:r w:rsidRPr="00056685">
        <w:rPr>
          <w:sz w:val="32"/>
          <w:szCs w:val="28"/>
        </w:rPr>
        <w:t>the</w:t>
      </w:r>
      <w:r w:rsidRPr="00056685">
        <w:rPr>
          <w:spacing w:val="-6"/>
          <w:sz w:val="32"/>
          <w:szCs w:val="28"/>
        </w:rPr>
        <w:t xml:space="preserve"> </w:t>
      </w:r>
      <w:r w:rsidRPr="00056685">
        <w:rPr>
          <w:sz w:val="32"/>
          <w:szCs w:val="28"/>
        </w:rPr>
        <w:lastRenderedPageBreak/>
        <w:t>influence</w:t>
      </w:r>
      <w:r w:rsidRPr="00056685">
        <w:rPr>
          <w:spacing w:val="-8"/>
          <w:sz w:val="32"/>
          <w:szCs w:val="28"/>
        </w:rPr>
        <w:t xml:space="preserve"> </w:t>
      </w:r>
      <w:r w:rsidRPr="00056685">
        <w:rPr>
          <w:sz w:val="32"/>
          <w:szCs w:val="28"/>
        </w:rPr>
        <w:t>of</w:t>
      </w:r>
      <w:r w:rsidRPr="00056685">
        <w:rPr>
          <w:spacing w:val="-7"/>
          <w:sz w:val="32"/>
          <w:szCs w:val="28"/>
        </w:rPr>
        <w:t xml:space="preserve"> </w:t>
      </w:r>
      <w:r w:rsidRPr="00056685">
        <w:rPr>
          <w:sz w:val="32"/>
          <w:szCs w:val="28"/>
        </w:rPr>
        <w:t>policies,</w:t>
      </w:r>
      <w:r w:rsidRPr="00056685">
        <w:rPr>
          <w:spacing w:val="-10"/>
          <w:sz w:val="32"/>
          <w:szCs w:val="28"/>
        </w:rPr>
        <w:t xml:space="preserve"> </w:t>
      </w:r>
      <w:r w:rsidRPr="00056685">
        <w:rPr>
          <w:sz w:val="32"/>
          <w:szCs w:val="28"/>
        </w:rPr>
        <w:t>urban expansion, and climatic factors.</w:t>
      </w:r>
    </w:p>
    <w:p w14:paraId="17756C22" w14:textId="02BD983E" w:rsidR="00056685" w:rsidRPr="006049F9" w:rsidRDefault="00CA4DC4" w:rsidP="006049F9">
      <w:pPr>
        <w:pStyle w:val="ListParagraph"/>
        <w:widowControl w:val="0"/>
        <w:numPr>
          <w:ilvl w:val="0"/>
          <w:numId w:val="44"/>
        </w:numPr>
        <w:tabs>
          <w:tab w:val="left" w:pos="1623"/>
        </w:tabs>
        <w:autoSpaceDE w:val="0"/>
        <w:autoSpaceDN w:val="0"/>
        <w:spacing w:after="0" w:line="278" w:lineRule="auto"/>
        <w:ind w:right="1288"/>
        <w:rPr>
          <w:color w:val="000000" w:themeColor="text1"/>
          <w:sz w:val="32"/>
          <w:szCs w:val="32"/>
        </w:rPr>
      </w:pPr>
      <w:r>
        <w:rPr>
          <w:b/>
          <w:noProof/>
          <w:sz w:val="20"/>
        </w:rPr>
        <w:drawing>
          <wp:anchor distT="0" distB="0" distL="0" distR="0" simplePos="0" relativeHeight="251693056" behindDoc="1" locked="0" layoutInCell="1" allowOverlap="1" wp14:anchorId="46BE4A26" wp14:editId="6AE27C4A">
            <wp:simplePos x="0" y="0"/>
            <wp:positionH relativeFrom="page">
              <wp:posOffset>2076450</wp:posOffset>
            </wp:positionH>
            <wp:positionV relativeFrom="paragraph">
              <wp:posOffset>330200</wp:posOffset>
            </wp:positionV>
            <wp:extent cx="3286125" cy="3238500"/>
            <wp:effectExtent l="0" t="0" r="9525"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3" cstate="print"/>
                    <a:stretch>
                      <a:fillRect/>
                    </a:stretch>
                  </pic:blipFill>
                  <pic:spPr>
                    <a:xfrm>
                      <a:off x="0" y="0"/>
                      <a:ext cx="3286125" cy="3238500"/>
                    </a:xfrm>
                    <a:prstGeom prst="rect">
                      <a:avLst/>
                    </a:prstGeom>
                  </pic:spPr>
                </pic:pic>
              </a:graphicData>
            </a:graphic>
            <wp14:sizeRelH relativeFrom="margin">
              <wp14:pctWidth>0</wp14:pctWidth>
            </wp14:sizeRelH>
            <wp14:sizeRelV relativeFrom="margin">
              <wp14:pctHeight>0</wp14:pctHeight>
            </wp14:sizeRelV>
          </wp:anchor>
        </w:drawing>
      </w:r>
      <w:r w:rsidR="006049F9">
        <w:rPr>
          <w:rFonts w:cstheme="minorHAnsi"/>
          <w:b/>
          <w:bCs/>
          <w:color w:val="000000" w:themeColor="text1"/>
          <w:sz w:val="32"/>
          <w:szCs w:val="32"/>
        </w:rPr>
        <w:t xml:space="preserve"> </w:t>
      </w:r>
      <w:r w:rsidR="00056685" w:rsidRPr="006049F9">
        <w:rPr>
          <w:rFonts w:cstheme="minorHAnsi"/>
          <w:b/>
          <w:bCs/>
          <w:color w:val="000000" w:themeColor="text1"/>
          <w:sz w:val="32"/>
          <w:szCs w:val="32"/>
        </w:rPr>
        <w:t>PM10</w:t>
      </w:r>
      <w:r w:rsidR="00056685" w:rsidRPr="006049F9">
        <w:rPr>
          <w:rFonts w:cstheme="minorHAnsi"/>
          <w:b/>
          <w:bCs/>
          <w:color w:val="000000" w:themeColor="text1"/>
          <w:spacing w:val="-9"/>
          <w:sz w:val="32"/>
          <w:szCs w:val="32"/>
        </w:rPr>
        <w:t xml:space="preserve"> </w:t>
      </w:r>
      <w:r w:rsidR="00056685" w:rsidRPr="006049F9">
        <w:rPr>
          <w:rFonts w:cstheme="minorHAnsi"/>
          <w:b/>
          <w:bCs/>
          <w:color w:val="000000" w:themeColor="text1"/>
          <w:spacing w:val="-2"/>
          <w:sz w:val="32"/>
          <w:szCs w:val="32"/>
        </w:rPr>
        <w:t>Heatmap</w:t>
      </w:r>
    </w:p>
    <w:p w14:paraId="728D8F0E" w14:textId="775BE183" w:rsidR="00056685" w:rsidRPr="006049F9" w:rsidRDefault="006049F9" w:rsidP="006049F9">
      <w:pPr>
        <w:widowControl w:val="0"/>
        <w:tabs>
          <w:tab w:val="left" w:pos="1588"/>
        </w:tabs>
        <w:autoSpaceDE w:val="0"/>
        <w:autoSpaceDN w:val="0"/>
        <w:spacing w:after="0" w:line="278" w:lineRule="auto"/>
        <w:ind w:right="891"/>
        <w:rPr>
          <w:sz w:val="32"/>
          <w:szCs w:val="24"/>
        </w:rPr>
      </w:pPr>
      <w:r>
        <w:rPr>
          <w:sz w:val="32"/>
          <w:szCs w:val="24"/>
        </w:rPr>
        <w:t xml:space="preserve">- </w:t>
      </w:r>
      <w:r w:rsidR="00056685" w:rsidRPr="006049F9">
        <w:rPr>
          <w:sz w:val="32"/>
          <w:szCs w:val="24"/>
        </w:rPr>
        <w:t>This</w:t>
      </w:r>
      <w:r w:rsidR="00056685" w:rsidRPr="006049F9">
        <w:rPr>
          <w:spacing w:val="-10"/>
          <w:sz w:val="32"/>
          <w:szCs w:val="24"/>
        </w:rPr>
        <w:t xml:space="preserve"> </w:t>
      </w:r>
      <w:r w:rsidR="00056685" w:rsidRPr="006049F9">
        <w:rPr>
          <w:sz w:val="32"/>
          <w:szCs w:val="24"/>
        </w:rPr>
        <w:t>heatmap</w:t>
      </w:r>
      <w:r w:rsidR="00056685" w:rsidRPr="006049F9">
        <w:rPr>
          <w:spacing w:val="-13"/>
          <w:sz w:val="32"/>
          <w:szCs w:val="24"/>
        </w:rPr>
        <w:t xml:space="preserve"> </w:t>
      </w:r>
      <w:r w:rsidR="00056685" w:rsidRPr="006049F9">
        <w:rPr>
          <w:sz w:val="32"/>
          <w:szCs w:val="24"/>
        </w:rPr>
        <w:t>visualizes</w:t>
      </w:r>
      <w:r w:rsidR="00056685" w:rsidRPr="006049F9">
        <w:rPr>
          <w:spacing w:val="-11"/>
          <w:sz w:val="32"/>
          <w:szCs w:val="24"/>
        </w:rPr>
        <w:t xml:space="preserve"> </w:t>
      </w:r>
      <w:r w:rsidR="00056685" w:rsidRPr="006049F9">
        <w:rPr>
          <w:sz w:val="32"/>
          <w:szCs w:val="24"/>
        </w:rPr>
        <w:t>the</w:t>
      </w:r>
      <w:r w:rsidR="00056685" w:rsidRPr="006049F9">
        <w:rPr>
          <w:spacing w:val="-12"/>
          <w:sz w:val="32"/>
          <w:szCs w:val="24"/>
        </w:rPr>
        <w:t xml:space="preserve"> </w:t>
      </w:r>
      <w:r w:rsidR="00056685" w:rsidRPr="006049F9">
        <w:rPr>
          <w:sz w:val="32"/>
          <w:szCs w:val="24"/>
        </w:rPr>
        <w:t>concentration</w:t>
      </w:r>
      <w:r w:rsidR="00056685" w:rsidRPr="006049F9">
        <w:rPr>
          <w:spacing w:val="-12"/>
          <w:sz w:val="32"/>
          <w:szCs w:val="24"/>
        </w:rPr>
        <w:t xml:space="preserve"> </w:t>
      </w:r>
      <w:r w:rsidR="00056685" w:rsidRPr="006049F9">
        <w:rPr>
          <w:sz w:val="32"/>
          <w:szCs w:val="24"/>
        </w:rPr>
        <w:t>of</w:t>
      </w:r>
      <w:r w:rsidR="00056685" w:rsidRPr="006049F9">
        <w:rPr>
          <w:spacing w:val="-9"/>
          <w:sz w:val="32"/>
          <w:szCs w:val="24"/>
        </w:rPr>
        <w:t xml:space="preserve"> </w:t>
      </w:r>
      <w:r w:rsidR="00056685" w:rsidRPr="006049F9">
        <w:rPr>
          <w:sz w:val="32"/>
          <w:szCs w:val="24"/>
        </w:rPr>
        <w:t>PM10</w:t>
      </w:r>
      <w:r w:rsidR="00056685" w:rsidRPr="006049F9">
        <w:rPr>
          <w:spacing w:val="-12"/>
          <w:sz w:val="32"/>
          <w:szCs w:val="24"/>
        </w:rPr>
        <w:t xml:space="preserve"> </w:t>
      </w:r>
      <w:r w:rsidR="00056685" w:rsidRPr="006049F9">
        <w:rPr>
          <w:sz w:val="32"/>
          <w:szCs w:val="24"/>
        </w:rPr>
        <w:t>across</w:t>
      </w:r>
      <w:r w:rsidR="00056685" w:rsidRPr="006049F9">
        <w:rPr>
          <w:spacing w:val="-10"/>
          <w:sz w:val="32"/>
          <w:szCs w:val="24"/>
        </w:rPr>
        <w:t xml:space="preserve"> </w:t>
      </w:r>
      <w:r w:rsidR="00056685" w:rsidRPr="006049F9">
        <w:rPr>
          <w:sz w:val="32"/>
          <w:szCs w:val="24"/>
        </w:rPr>
        <w:t>different months and years. The color gradient from blue (low values) to red (high values) helps in identifying trends in PM10 levels over time.</w:t>
      </w:r>
    </w:p>
    <w:p w14:paraId="10D3D3DE" w14:textId="62FDE2E5" w:rsidR="000F38CB" w:rsidRPr="006049F9" w:rsidRDefault="006049F9" w:rsidP="006049F9">
      <w:pPr>
        <w:widowControl w:val="0"/>
        <w:tabs>
          <w:tab w:val="left" w:pos="1650"/>
        </w:tabs>
        <w:autoSpaceDE w:val="0"/>
        <w:autoSpaceDN w:val="0"/>
        <w:spacing w:after="0" w:line="278" w:lineRule="auto"/>
        <w:ind w:right="1047"/>
        <w:rPr>
          <w:sz w:val="32"/>
          <w:szCs w:val="24"/>
        </w:rPr>
      </w:pPr>
      <w:r>
        <w:rPr>
          <w:sz w:val="32"/>
          <w:szCs w:val="24"/>
        </w:rPr>
        <w:t xml:space="preserve">- </w:t>
      </w:r>
      <w:r w:rsidR="000F38CB" w:rsidRPr="006049F9">
        <w:rPr>
          <w:sz w:val="32"/>
          <w:szCs w:val="24"/>
        </w:rPr>
        <w:t>PM10 levels tend to be higher in winter months (November to February),</w:t>
      </w:r>
      <w:r w:rsidR="000F38CB" w:rsidRPr="006049F9">
        <w:rPr>
          <w:spacing w:val="-11"/>
          <w:sz w:val="32"/>
          <w:szCs w:val="24"/>
        </w:rPr>
        <w:t xml:space="preserve"> </w:t>
      </w:r>
      <w:r w:rsidR="000F38CB" w:rsidRPr="006049F9">
        <w:rPr>
          <w:sz w:val="32"/>
          <w:szCs w:val="24"/>
        </w:rPr>
        <w:t>possibly</w:t>
      </w:r>
      <w:r w:rsidR="000F38CB" w:rsidRPr="006049F9">
        <w:rPr>
          <w:spacing w:val="-10"/>
          <w:sz w:val="32"/>
          <w:szCs w:val="24"/>
        </w:rPr>
        <w:t xml:space="preserve"> </w:t>
      </w:r>
      <w:r w:rsidR="000F38CB" w:rsidRPr="006049F9">
        <w:rPr>
          <w:sz w:val="32"/>
          <w:szCs w:val="24"/>
        </w:rPr>
        <w:t>due</w:t>
      </w:r>
      <w:r w:rsidR="000F38CB" w:rsidRPr="006049F9">
        <w:rPr>
          <w:spacing w:val="-11"/>
          <w:sz w:val="32"/>
          <w:szCs w:val="24"/>
        </w:rPr>
        <w:t xml:space="preserve"> </w:t>
      </w:r>
      <w:r w:rsidR="000F38CB" w:rsidRPr="006049F9">
        <w:rPr>
          <w:sz w:val="32"/>
          <w:szCs w:val="24"/>
        </w:rPr>
        <w:t>to</w:t>
      </w:r>
      <w:r w:rsidR="000F38CB" w:rsidRPr="006049F9">
        <w:rPr>
          <w:spacing w:val="-9"/>
          <w:sz w:val="32"/>
          <w:szCs w:val="24"/>
        </w:rPr>
        <w:t xml:space="preserve"> </w:t>
      </w:r>
      <w:r w:rsidR="000F38CB" w:rsidRPr="006049F9">
        <w:rPr>
          <w:sz w:val="32"/>
          <w:szCs w:val="24"/>
        </w:rPr>
        <w:t>lower</w:t>
      </w:r>
      <w:r w:rsidR="000F38CB" w:rsidRPr="006049F9">
        <w:rPr>
          <w:spacing w:val="-11"/>
          <w:sz w:val="32"/>
          <w:szCs w:val="24"/>
        </w:rPr>
        <w:t xml:space="preserve"> </w:t>
      </w:r>
      <w:r w:rsidR="000F38CB" w:rsidRPr="006049F9">
        <w:rPr>
          <w:sz w:val="32"/>
          <w:szCs w:val="24"/>
        </w:rPr>
        <w:t>temperatures,</w:t>
      </w:r>
      <w:r w:rsidR="000F38CB" w:rsidRPr="006049F9">
        <w:rPr>
          <w:spacing w:val="-11"/>
          <w:sz w:val="32"/>
          <w:szCs w:val="24"/>
        </w:rPr>
        <w:t xml:space="preserve"> </w:t>
      </w:r>
      <w:r w:rsidR="000F38CB" w:rsidRPr="006049F9">
        <w:rPr>
          <w:sz w:val="32"/>
          <w:szCs w:val="24"/>
        </w:rPr>
        <w:t>increased</w:t>
      </w:r>
      <w:r w:rsidR="000F38CB" w:rsidRPr="006049F9">
        <w:rPr>
          <w:spacing w:val="-12"/>
          <w:sz w:val="32"/>
          <w:szCs w:val="24"/>
        </w:rPr>
        <w:t xml:space="preserve"> </w:t>
      </w:r>
      <w:r w:rsidR="000F38CB" w:rsidRPr="006049F9">
        <w:rPr>
          <w:sz w:val="32"/>
          <w:szCs w:val="24"/>
        </w:rPr>
        <w:t>vehicular emissions, and industrial activities.</w:t>
      </w:r>
    </w:p>
    <w:p w14:paraId="544A792F" w14:textId="1E25BBF9" w:rsidR="000F38CB" w:rsidRPr="006049F9" w:rsidRDefault="006049F9" w:rsidP="006049F9">
      <w:pPr>
        <w:widowControl w:val="0"/>
        <w:tabs>
          <w:tab w:val="left" w:pos="1712"/>
        </w:tabs>
        <w:autoSpaceDE w:val="0"/>
        <w:autoSpaceDN w:val="0"/>
        <w:spacing w:before="1" w:after="0" w:line="278" w:lineRule="auto"/>
        <w:ind w:right="943"/>
        <w:rPr>
          <w:sz w:val="32"/>
          <w:szCs w:val="24"/>
        </w:rPr>
      </w:pPr>
      <w:r>
        <w:rPr>
          <w:sz w:val="32"/>
          <w:szCs w:val="24"/>
        </w:rPr>
        <w:t xml:space="preserve">- </w:t>
      </w:r>
      <w:r w:rsidR="000F38CB" w:rsidRPr="006049F9">
        <w:rPr>
          <w:sz w:val="32"/>
          <w:szCs w:val="24"/>
        </w:rPr>
        <w:t>Some</w:t>
      </w:r>
      <w:r w:rsidR="000F38CB" w:rsidRPr="006049F9">
        <w:rPr>
          <w:spacing w:val="-8"/>
          <w:sz w:val="32"/>
          <w:szCs w:val="24"/>
        </w:rPr>
        <w:t xml:space="preserve"> </w:t>
      </w:r>
      <w:r w:rsidR="000F38CB" w:rsidRPr="006049F9">
        <w:rPr>
          <w:sz w:val="32"/>
          <w:szCs w:val="24"/>
        </w:rPr>
        <w:t>summer</w:t>
      </w:r>
      <w:r w:rsidR="000F38CB" w:rsidRPr="006049F9">
        <w:rPr>
          <w:spacing w:val="-8"/>
          <w:sz w:val="32"/>
          <w:szCs w:val="24"/>
        </w:rPr>
        <w:t xml:space="preserve"> </w:t>
      </w:r>
      <w:r w:rsidR="000F38CB" w:rsidRPr="006049F9">
        <w:rPr>
          <w:sz w:val="32"/>
          <w:szCs w:val="24"/>
        </w:rPr>
        <w:t>months</w:t>
      </w:r>
      <w:r w:rsidR="000F38CB" w:rsidRPr="006049F9">
        <w:rPr>
          <w:spacing w:val="-6"/>
          <w:sz w:val="32"/>
          <w:szCs w:val="24"/>
        </w:rPr>
        <w:t xml:space="preserve"> </w:t>
      </w:r>
      <w:r w:rsidR="000F38CB" w:rsidRPr="006049F9">
        <w:rPr>
          <w:sz w:val="32"/>
          <w:szCs w:val="24"/>
        </w:rPr>
        <w:t>also</w:t>
      </w:r>
      <w:r w:rsidR="000F38CB" w:rsidRPr="006049F9">
        <w:rPr>
          <w:spacing w:val="-7"/>
          <w:sz w:val="32"/>
          <w:szCs w:val="24"/>
        </w:rPr>
        <w:t xml:space="preserve"> </w:t>
      </w:r>
      <w:r w:rsidR="000F38CB" w:rsidRPr="006049F9">
        <w:rPr>
          <w:sz w:val="32"/>
          <w:szCs w:val="24"/>
        </w:rPr>
        <w:t>show</w:t>
      </w:r>
      <w:r w:rsidR="000F38CB" w:rsidRPr="006049F9">
        <w:rPr>
          <w:spacing w:val="-6"/>
          <w:sz w:val="32"/>
          <w:szCs w:val="24"/>
        </w:rPr>
        <w:t xml:space="preserve"> </w:t>
      </w:r>
      <w:r w:rsidR="000F38CB" w:rsidRPr="006049F9">
        <w:rPr>
          <w:sz w:val="32"/>
          <w:szCs w:val="24"/>
        </w:rPr>
        <w:t>peaks,</w:t>
      </w:r>
      <w:r w:rsidR="000F38CB" w:rsidRPr="006049F9">
        <w:rPr>
          <w:spacing w:val="-8"/>
          <w:sz w:val="32"/>
          <w:szCs w:val="24"/>
        </w:rPr>
        <w:t xml:space="preserve"> </w:t>
      </w:r>
      <w:r w:rsidR="000F38CB" w:rsidRPr="006049F9">
        <w:rPr>
          <w:sz w:val="32"/>
          <w:szCs w:val="24"/>
        </w:rPr>
        <w:t>indicating</w:t>
      </w:r>
      <w:r w:rsidR="000F38CB" w:rsidRPr="006049F9">
        <w:rPr>
          <w:spacing w:val="-8"/>
          <w:sz w:val="32"/>
          <w:szCs w:val="24"/>
        </w:rPr>
        <w:t xml:space="preserve"> </w:t>
      </w:r>
      <w:r w:rsidR="000F38CB" w:rsidRPr="006049F9">
        <w:rPr>
          <w:sz w:val="32"/>
          <w:szCs w:val="24"/>
        </w:rPr>
        <w:t>dust</w:t>
      </w:r>
      <w:r w:rsidR="000F38CB" w:rsidRPr="006049F9">
        <w:rPr>
          <w:spacing w:val="-6"/>
          <w:sz w:val="32"/>
          <w:szCs w:val="24"/>
        </w:rPr>
        <w:t xml:space="preserve"> </w:t>
      </w:r>
      <w:r w:rsidR="000F38CB" w:rsidRPr="006049F9">
        <w:rPr>
          <w:sz w:val="32"/>
          <w:szCs w:val="24"/>
        </w:rPr>
        <w:t>storms</w:t>
      </w:r>
      <w:r w:rsidR="000F38CB" w:rsidRPr="006049F9">
        <w:rPr>
          <w:spacing w:val="-6"/>
          <w:sz w:val="32"/>
          <w:szCs w:val="24"/>
        </w:rPr>
        <w:t xml:space="preserve"> </w:t>
      </w:r>
      <w:r w:rsidR="000F38CB" w:rsidRPr="006049F9">
        <w:rPr>
          <w:sz w:val="32"/>
          <w:szCs w:val="24"/>
        </w:rPr>
        <w:t>or increased anthropogenic activities.</w:t>
      </w:r>
    </w:p>
    <w:p w14:paraId="4817DCFC" w14:textId="0BBD4710" w:rsidR="000F38CB" w:rsidRPr="006049F9" w:rsidRDefault="006049F9" w:rsidP="006049F9">
      <w:pPr>
        <w:widowControl w:val="0"/>
        <w:tabs>
          <w:tab w:val="left" w:pos="1712"/>
        </w:tabs>
        <w:autoSpaceDE w:val="0"/>
        <w:autoSpaceDN w:val="0"/>
        <w:spacing w:after="0" w:line="278" w:lineRule="auto"/>
        <w:ind w:right="759"/>
        <w:rPr>
          <w:sz w:val="32"/>
          <w:szCs w:val="24"/>
        </w:rPr>
      </w:pPr>
      <w:r>
        <w:rPr>
          <w:sz w:val="32"/>
          <w:szCs w:val="24"/>
        </w:rPr>
        <w:t xml:space="preserve">- </w:t>
      </w:r>
      <w:r w:rsidR="000F38CB" w:rsidRPr="006049F9">
        <w:rPr>
          <w:sz w:val="32"/>
          <w:szCs w:val="24"/>
        </w:rPr>
        <w:t>The</w:t>
      </w:r>
      <w:r w:rsidR="000F38CB" w:rsidRPr="006049F9">
        <w:rPr>
          <w:spacing w:val="-11"/>
          <w:sz w:val="32"/>
          <w:szCs w:val="24"/>
        </w:rPr>
        <w:t xml:space="preserve"> </w:t>
      </w:r>
      <w:r w:rsidR="000F38CB" w:rsidRPr="006049F9">
        <w:rPr>
          <w:sz w:val="32"/>
          <w:szCs w:val="24"/>
        </w:rPr>
        <w:t>variations</w:t>
      </w:r>
      <w:r w:rsidR="000F38CB" w:rsidRPr="006049F9">
        <w:rPr>
          <w:spacing w:val="-10"/>
          <w:sz w:val="32"/>
          <w:szCs w:val="24"/>
        </w:rPr>
        <w:t xml:space="preserve"> </w:t>
      </w:r>
      <w:r w:rsidR="000F38CB" w:rsidRPr="006049F9">
        <w:rPr>
          <w:sz w:val="32"/>
          <w:szCs w:val="24"/>
        </w:rPr>
        <w:t>across</w:t>
      </w:r>
      <w:r w:rsidR="000F38CB" w:rsidRPr="006049F9">
        <w:rPr>
          <w:spacing w:val="-9"/>
          <w:sz w:val="32"/>
          <w:szCs w:val="24"/>
        </w:rPr>
        <w:t xml:space="preserve"> </w:t>
      </w:r>
      <w:r w:rsidR="000F38CB" w:rsidRPr="006049F9">
        <w:rPr>
          <w:sz w:val="32"/>
          <w:szCs w:val="24"/>
        </w:rPr>
        <w:t>years</w:t>
      </w:r>
      <w:r w:rsidR="000F38CB" w:rsidRPr="006049F9">
        <w:rPr>
          <w:spacing w:val="-9"/>
          <w:sz w:val="32"/>
          <w:szCs w:val="24"/>
        </w:rPr>
        <w:t xml:space="preserve"> </w:t>
      </w:r>
      <w:r w:rsidR="000F38CB" w:rsidRPr="006049F9">
        <w:rPr>
          <w:sz w:val="32"/>
          <w:szCs w:val="24"/>
        </w:rPr>
        <w:t>suggest</w:t>
      </w:r>
      <w:r w:rsidR="000F38CB" w:rsidRPr="006049F9">
        <w:rPr>
          <w:spacing w:val="-11"/>
          <w:sz w:val="32"/>
          <w:szCs w:val="24"/>
        </w:rPr>
        <w:t xml:space="preserve"> </w:t>
      </w:r>
      <w:r w:rsidR="000F38CB" w:rsidRPr="006049F9">
        <w:rPr>
          <w:sz w:val="32"/>
          <w:szCs w:val="24"/>
        </w:rPr>
        <w:t>that</w:t>
      </w:r>
      <w:r w:rsidR="000F38CB" w:rsidRPr="006049F9">
        <w:rPr>
          <w:spacing w:val="-9"/>
          <w:sz w:val="32"/>
          <w:szCs w:val="24"/>
        </w:rPr>
        <w:t xml:space="preserve"> </w:t>
      </w:r>
      <w:r w:rsidR="000F38CB" w:rsidRPr="006049F9">
        <w:rPr>
          <w:sz w:val="32"/>
          <w:szCs w:val="24"/>
        </w:rPr>
        <w:t>pollution</w:t>
      </w:r>
      <w:r w:rsidR="000F38CB" w:rsidRPr="006049F9">
        <w:rPr>
          <w:spacing w:val="-11"/>
          <w:sz w:val="32"/>
          <w:szCs w:val="24"/>
        </w:rPr>
        <w:t xml:space="preserve"> </w:t>
      </w:r>
      <w:r w:rsidR="000F38CB" w:rsidRPr="006049F9">
        <w:rPr>
          <w:sz w:val="32"/>
          <w:szCs w:val="24"/>
        </w:rPr>
        <w:t>control</w:t>
      </w:r>
      <w:r w:rsidR="000F38CB" w:rsidRPr="006049F9">
        <w:rPr>
          <w:spacing w:val="-9"/>
          <w:sz w:val="32"/>
          <w:szCs w:val="24"/>
        </w:rPr>
        <w:t xml:space="preserve"> </w:t>
      </w:r>
      <w:r w:rsidR="000F38CB" w:rsidRPr="006049F9">
        <w:rPr>
          <w:sz w:val="32"/>
          <w:szCs w:val="24"/>
        </w:rPr>
        <w:t>measures and meteorological changes impact PM10 concentration.</w:t>
      </w:r>
    </w:p>
    <w:p w14:paraId="26321A74" w14:textId="1C641226" w:rsidR="008A75E5" w:rsidRPr="006049F9" w:rsidRDefault="006049F9" w:rsidP="006049F9">
      <w:pPr>
        <w:pStyle w:val="ListParagraph"/>
        <w:widowControl w:val="0"/>
        <w:numPr>
          <w:ilvl w:val="0"/>
          <w:numId w:val="42"/>
        </w:numPr>
        <w:tabs>
          <w:tab w:val="left" w:pos="1440"/>
        </w:tabs>
        <w:autoSpaceDE w:val="0"/>
        <w:autoSpaceDN w:val="0"/>
        <w:spacing w:before="61" w:after="0" w:line="240" w:lineRule="auto"/>
        <w:rPr>
          <w:rFonts w:ascii="Wingdings" w:hAnsi="Wingdings"/>
          <w:sz w:val="36"/>
        </w:rPr>
      </w:pPr>
      <w:r>
        <w:rPr>
          <w:noProof/>
          <w:sz w:val="20"/>
        </w:rPr>
        <w:lastRenderedPageBreak/>
        <w:drawing>
          <wp:anchor distT="0" distB="0" distL="0" distR="0" simplePos="0" relativeHeight="251694592" behindDoc="1" locked="0" layoutInCell="1" allowOverlap="1" wp14:anchorId="1307C1B1" wp14:editId="622223FA">
            <wp:simplePos x="0" y="0"/>
            <wp:positionH relativeFrom="page">
              <wp:posOffset>923925</wp:posOffset>
            </wp:positionH>
            <wp:positionV relativeFrom="paragraph">
              <wp:posOffset>342900</wp:posOffset>
            </wp:positionV>
            <wp:extent cx="6048375" cy="3867150"/>
            <wp:effectExtent l="0" t="0" r="9525"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54" cstate="print"/>
                    <a:stretch>
                      <a:fillRect/>
                    </a:stretch>
                  </pic:blipFill>
                  <pic:spPr>
                    <a:xfrm>
                      <a:off x="0" y="0"/>
                      <a:ext cx="6048375" cy="3867150"/>
                    </a:xfrm>
                    <a:prstGeom prst="rect">
                      <a:avLst/>
                    </a:prstGeom>
                  </pic:spPr>
                </pic:pic>
              </a:graphicData>
            </a:graphic>
            <wp14:sizeRelH relativeFrom="margin">
              <wp14:pctWidth>0</wp14:pctWidth>
            </wp14:sizeRelH>
            <wp14:sizeRelV relativeFrom="margin">
              <wp14:pctHeight>0</wp14:pctHeight>
            </wp14:sizeRelV>
          </wp:anchor>
        </w:drawing>
      </w:r>
      <w:r w:rsidRPr="006049F9">
        <w:rPr>
          <w:b/>
          <w:sz w:val="36"/>
        </w:rPr>
        <w:t xml:space="preserve"> </w:t>
      </w:r>
      <w:r w:rsidR="008A75E5" w:rsidRPr="006049F9">
        <w:rPr>
          <w:b/>
          <w:sz w:val="36"/>
        </w:rPr>
        <w:t>Correlation</w:t>
      </w:r>
      <w:r w:rsidR="008A75E5" w:rsidRPr="006049F9">
        <w:rPr>
          <w:b/>
          <w:spacing w:val="-16"/>
          <w:sz w:val="36"/>
        </w:rPr>
        <w:t xml:space="preserve"> </w:t>
      </w:r>
      <w:r w:rsidR="008A75E5" w:rsidRPr="006049F9">
        <w:rPr>
          <w:b/>
          <w:spacing w:val="-2"/>
          <w:sz w:val="36"/>
        </w:rPr>
        <w:t>Heatmap</w:t>
      </w:r>
      <w:r>
        <w:rPr>
          <w:b/>
          <w:spacing w:val="-2"/>
          <w:sz w:val="36"/>
        </w:rPr>
        <w:t xml:space="preserve"> </w:t>
      </w:r>
    </w:p>
    <w:p w14:paraId="2FBEB8C5" w14:textId="683034BD" w:rsidR="006049F9" w:rsidRPr="006049F9" w:rsidRDefault="006049F9" w:rsidP="006049F9">
      <w:pPr>
        <w:pStyle w:val="ListParagraph"/>
        <w:widowControl w:val="0"/>
        <w:tabs>
          <w:tab w:val="left" w:pos="1440"/>
        </w:tabs>
        <w:autoSpaceDE w:val="0"/>
        <w:autoSpaceDN w:val="0"/>
        <w:spacing w:before="61" w:after="0" w:line="240" w:lineRule="auto"/>
        <w:ind w:left="1590"/>
        <w:rPr>
          <w:rFonts w:ascii="Wingdings" w:hAnsi="Wingdings"/>
          <w:sz w:val="36"/>
        </w:rPr>
      </w:pPr>
    </w:p>
    <w:p w14:paraId="6B2DA49C" w14:textId="691E9AF5" w:rsidR="008A75E5" w:rsidRDefault="008A75E5" w:rsidP="008A75E5">
      <w:pPr>
        <w:pStyle w:val="BodyText"/>
        <w:rPr>
          <w:b/>
          <w:sz w:val="20"/>
        </w:rPr>
      </w:pPr>
    </w:p>
    <w:p w14:paraId="0166E0B4" w14:textId="77777777" w:rsidR="001F25C7" w:rsidRPr="001F25C7" w:rsidRDefault="001F25C7" w:rsidP="001F25C7">
      <w:pPr>
        <w:pStyle w:val="BodyText"/>
        <w:spacing w:line="278" w:lineRule="auto"/>
        <w:rPr>
          <w:sz w:val="32"/>
          <w:szCs w:val="32"/>
        </w:rPr>
      </w:pPr>
      <w:r w:rsidRPr="001F25C7">
        <w:rPr>
          <w:sz w:val="32"/>
          <w:szCs w:val="32"/>
        </w:rPr>
        <w:t>This</w:t>
      </w:r>
      <w:r w:rsidRPr="001F25C7">
        <w:rPr>
          <w:spacing w:val="-11"/>
          <w:sz w:val="32"/>
          <w:szCs w:val="32"/>
        </w:rPr>
        <w:t xml:space="preserve"> </w:t>
      </w:r>
      <w:r w:rsidRPr="001F25C7">
        <w:rPr>
          <w:sz w:val="32"/>
          <w:szCs w:val="32"/>
        </w:rPr>
        <w:t>heatmap</w:t>
      </w:r>
      <w:r w:rsidRPr="001F25C7">
        <w:rPr>
          <w:spacing w:val="-11"/>
          <w:sz w:val="32"/>
          <w:szCs w:val="32"/>
        </w:rPr>
        <w:t xml:space="preserve"> </w:t>
      </w:r>
      <w:r w:rsidRPr="001F25C7">
        <w:rPr>
          <w:sz w:val="32"/>
          <w:szCs w:val="32"/>
        </w:rPr>
        <w:t>represents</w:t>
      </w:r>
      <w:r w:rsidRPr="001F25C7">
        <w:rPr>
          <w:spacing w:val="-10"/>
          <w:sz w:val="32"/>
          <w:szCs w:val="32"/>
        </w:rPr>
        <w:t xml:space="preserve"> </w:t>
      </w:r>
      <w:r w:rsidRPr="001F25C7">
        <w:rPr>
          <w:sz w:val="32"/>
          <w:szCs w:val="32"/>
        </w:rPr>
        <w:t>the</w:t>
      </w:r>
      <w:r w:rsidRPr="001F25C7">
        <w:rPr>
          <w:spacing w:val="-9"/>
          <w:sz w:val="32"/>
          <w:szCs w:val="32"/>
        </w:rPr>
        <w:t xml:space="preserve"> </w:t>
      </w:r>
      <w:r w:rsidRPr="001F25C7">
        <w:rPr>
          <w:sz w:val="32"/>
          <w:szCs w:val="32"/>
        </w:rPr>
        <w:t>correlation</w:t>
      </w:r>
      <w:r w:rsidRPr="001F25C7">
        <w:rPr>
          <w:spacing w:val="-11"/>
          <w:sz w:val="32"/>
          <w:szCs w:val="32"/>
        </w:rPr>
        <w:t xml:space="preserve"> </w:t>
      </w:r>
      <w:r w:rsidRPr="001F25C7">
        <w:rPr>
          <w:sz w:val="32"/>
          <w:szCs w:val="32"/>
        </w:rPr>
        <w:t>between</w:t>
      </w:r>
      <w:r w:rsidRPr="001F25C7">
        <w:rPr>
          <w:spacing w:val="-11"/>
          <w:sz w:val="32"/>
          <w:szCs w:val="32"/>
        </w:rPr>
        <w:t xml:space="preserve"> </w:t>
      </w:r>
      <w:r w:rsidRPr="001F25C7">
        <w:rPr>
          <w:sz w:val="32"/>
          <w:szCs w:val="32"/>
        </w:rPr>
        <w:t>different</w:t>
      </w:r>
      <w:r w:rsidRPr="001F25C7">
        <w:rPr>
          <w:spacing w:val="-11"/>
          <w:sz w:val="32"/>
          <w:szCs w:val="32"/>
        </w:rPr>
        <w:t xml:space="preserve"> </w:t>
      </w:r>
      <w:r w:rsidRPr="001F25C7">
        <w:rPr>
          <w:sz w:val="32"/>
          <w:szCs w:val="32"/>
        </w:rPr>
        <w:t>air</w:t>
      </w:r>
      <w:r w:rsidRPr="001F25C7">
        <w:rPr>
          <w:spacing w:val="-9"/>
          <w:sz w:val="32"/>
          <w:szCs w:val="32"/>
        </w:rPr>
        <w:t xml:space="preserve"> </w:t>
      </w:r>
      <w:r w:rsidRPr="001F25C7">
        <w:rPr>
          <w:sz w:val="32"/>
          <w:szCs w:val="32"/>
        </w:rPr>
        <w:t>pollutants</w:t>
      </w:r>
      <w:r w:rsidRPr="001F25C7">
        <w:rPr>
          <w:spacing w:val="-10"/>
          <w:sz w:val="32"/>
          <w:szCs w:val="32"/>
        </w:rPr>
        <w:t xml:space="preserve"> </w:t>
      </w:r>
      <w:r w:rsidRPr="001F25C7">
        <w:rPr>
          <w:sz w:val="32"/>
          <w:szCs w:val="32"/>
        </w:rPr>
        <w:t>and meteorological factors. It uses a red-to-black color gradient, where:</w:t>
      </w:r>
    </w:p>
    <w:p w14:paraId="62C714B9" w14:textId="77777777" w:rsidR="001F25C7" w:rsidRPr="001F25C7" w:rsidRDefault="001F25C7" w:rsidP="001F25C7">
      <w:pPr>
        <w:pStyle w:val="ListParagraph"/>
        <w:widowControl w:val="0"/>
        <w:numPr>
          <w:ilvl w:val="0"/>
          <w:numId w:val="34"/>
        </w:numPr>
        <w:tabs>
          <w:tab w:val="left" w:pos="1676"/>
        </w:tabs>
        <w:autoSpaceDE w:val="0"/>
        <w:autoSpaceDN w:val="0"/>
        <w:spacing w:after="0" w:line="240" w:lineRule="auto"/>
        <w:rPr>
          <w:sz w:val="32"/>
          <w:szCs w:val="28"/>
        </w:rPr>
      </w:pPr>
      <w:r w:rsidRPr="001F25C7">
        <w:rPr>
          <w:sz w:val="32"/>
          <w:szCs w:val="28"/>
        </w:rPr>
        <w:t>Darker</w:t>
      </w:r>
      <w:r w:rsidRPr="001F25C7">
        <w:rPr>
          <w:spacing w:val="-9"/>
          <w:sz w:val="32"/>
          <w:szCs w:val="28"/>
        </w:rPr>
        <w:t xml:space="preserve"> </w:t>
      </w:r>
      <w:r w:rsidRPr="001F25C7">
        <w:rPr>
          <w:sz w:val="32"/>
          <w:szCs w:val="28"/>
        </w:rPr>
        <w:t>shades</w:t>
      </w:r>
      <w:r w:rsidRPr="001F25C7">
        <w:rPr>
          <w:spacing w:val="-7"/>
          <w:sz w:val="32"/>
          <w:szCs w:val="28"/>
        </w:rPr>
        <w:t xml:space="preserve"> </w:t>
      </w:r>
      <w:r w:rsidRPr="001F25C7">
        <w:rPr>
          <w:sz w:val="32"/>
          <w:szCs w:val="28"/>
        </w:rPr>
        <w:t>(close</w:t>
      </w:r>
      <w:r w:rsidRPr="001F25C7">
        <w:rPr>
          <w:spacing w:val="-8"/>
          <w:sz w:val="32"/>
          <w:szCs w:val="28"/>
        </w:rPr>
        <w:t xml:space="preserve"> </w:t>
      </w:r>
      <w:r w:rsidRPr="001F25C7">
        <w:rPr>
          <w:sz w:val="32"/>
          <w:szCs w:val="28"/>
        </w:rPr>
        <w:t>to</w:t>
      </w:r>
      <w:r w:rsidRPr="001F25C7">
        <w:rPr>
          <w:spacing w:val="-5"/>
          <w:sz w:val="32"/>
          <w:szCs w:val="28"/>
        </w:rPr>
        <w:t xml:space="preserve"> </w:t>
      </w:r>
      <w:r w:rsidRPr="001F25C7">
        <w:rPr>
          <w:sz w:val="32"/>
          <w:szCs w:val="28"/>
        </w:rPr>
        <w:t>-1)</w:t>
      </w:r>
      <w:r w:rsidRPr="001F25C7">
        <w:rPr>
          <w:spacing w:val="-7"/>
          <w:sz w:val="32"/>
          <w:szCs w:val="28"/>
        </w:rPr>
        <w:t xml:space="preserve"> </w:t>
      </w:r>
      <w:r w:rsidRPr="001F25C7">
        <w:rPr>
          <w:sz w:val="32"/>
          <w:szCs w:val="28"/>
        </w:rPr>
        <w:t>indicate</w:t>
      </w:r>
      <w:r w:rsidRPr="001F25C7">
        <w:rPr>
          <w:spacing w:val="-7"/>
          <w:sz w:val="32"/>
          <w:szCs w:val="28"/>
        </w:rPr>
        <w:t xml:space="preserve"> </w:t>
      </w:r>
      <w:r w:rsidRPr="001F25C7">
        <w:rPr>
          <w:sz w:val="32"/>
          <w:szCs w:val="28"/>
        </w:rPr>
        <w:t>strong</w:t>
      </w:r>
      <w:r w:rsidRPr="001F25C7">
        <w:rPr>
          <w:spacing w:val="-9"/>
          <w:sz w:val="32"/>
          <w:szCs w:val="28"/>
        </w:rPr>
        <w:t xml:space="preserve"> </w:t>
      </w:r>
      <w:r w:rsidRPr="001F25C7">
        <w:rPr>
          <w:sz w:val="32"/>
          <w:szCs w:val="28"/>
        </w:rPr>
        <w:t>negative</w:t>
      </w:r>
      <w:r w:rsidRPr="001F25C7">
        <w:rPr>
          <w:spacing w:val="-6"/>
          <w:sz w:val="32"/>
          <w:szCs w:val="28"/>
        </w:rPr>
        <w:t xml:space="preserve"> </w:t>
      </w:r>
      <w:r w:rsidRPr="001F25C7">
        <w:rPr>
          <w:spacing w:val="-2"/>
          <w:sz w:val="32"/>
          <w:szCs w:val="28"/>
        </w:rPr>
        <w:t>correlations.</w:t>
      </w:r>
    </w:p>
    <w:p w14:paraId="0F73DD48" w14:textId="77777777" w:rsidR="00805663" w:rsidRPr="00805663" w:rsidRDefault="001F25C7" w:rsidP="00805663">
      <w:pPr>
        <w:pStyle w:val="ListParagraph"/>
        <w:widowControl w:val="0"/>
        <w:numPr>
          <w:ilvl w:val="0"/>
          <w:numId w:val="34"/>
        </w:numPr>
        <w:tabs>
          <w:tab w:val="left" w:pos="1676"/>
        </w:tabs>
        <w:autoSpaceDE w:val="0"/>
        <w:autoSpaceDN w:val="0"/>
        <w:spacing w:before="46" w:after="0" w:line="240" w:lineRule="auto"/>
        <w:rPr>
          <w:sz w:val="32"/>
          <w:szCs w:val="28"/>
        </w:rPr>
      </w:pPr>
      <w:r w:rsidRPr="001F25C7">
        <w:rPr>
          <w:sz w:val="32"/>
          <w:szCs w:val="28"/>
        </w:rPr>
        <w:t>Lighter</w:t>
      </w:r>
      <w:r w:rsidRPr="001F25C7">
        <w:rPr>
          <w:spacing w:val="-6"/>
          <w:sz w:val="32"/>
          <w:szCs w:val="28"/>
        </w:rPr>
        <w:t xml:space="preserve"> </w:t>
      </w:r>
      <w:r w:rsidRPr="001F25C7">
        <w:rPr>
          <w:sz w:val="32"/>
          <w:szCs w:val="28"/>
        </w:rPr>
        <w:t>shades</w:t>
      </w:r>
      <w:r w:rsidRPr="001F25C7">
        <w:rPr>
          <w:spacing w:val="-8"/>
          <w:sz w:val="32"/>
          <w:szCs w:val="28"/>
        </w:rPr>
        <w:t xml:space="preserve"> </w:t>
      </w:r>
      <w:r w:rsidRPr="001F25C7">
        <w:rPr>
          <w:sz w:val="32"/>
          <w:szCs w:val="28"/>
        </w:rPr>
        <w:t>(close</w:t>
      </w:r>
      <w:r w:rsidRPr="001F25C7">
        <w:rPr>
          <w:spacing w:val="-5"/>
          <w:sz w:val="32"/>
          <w:szCs w:val="28"/>
        </w:rPr>
        <w:t xml:space="preserve"> </w:t>
      </w:r>
      <w:r w:rsidRPr="001F25C7">
        <w:rPr>
          <w:sz w:val="32"/>
          <w:szCs w:val="28"/>
        </w:rPr>
        <w:t>to</w:t>
      </w:r>
      <w:r w:rsidRPr="001F25C7">
        <w:rPr>
          <w:spacing w:val="-5"/>
          <w:sz w:val="32"/>
          <w:szCs w:val="28"/>
        </w:rPr>
        <w:t xml:space="preserve"> </w:t>
      </w:r>
      <w:r w:rsidRPr="001F25C7">
        <w:rPr>
          <w:sz w:val="32"/>
          <w:szCs w:val="28"/>
        </w:rPr>
        <w:t>+1)</w:t>
      </w:r>
      <w:r w:rsidRPr="001F25C7">
        <w:rPr>
          <w:spacing w:val="-4"/>
          <w:sz w:val="32"/>
          <w:szCs w:val="28"/>
        </w:rPr>
        <w:t xml:space="preserve"> </w:t>
      </w:r>
      <w:r w:rsidRPr="001F25C7">
        <w:rPr>
          <w:sz w:val="32"/>
          <w:szCs w:val="28"/>
        </w:rPr>
        <w:t>indicate</w:t>
      </w:r>
      <w:r w:rsidRPr="001F25C7">
        <w:rPr>
          <w:spacing w:val="-5"/>
          <w:sz w:val="32"/>
          <w:szCs w:val="28"/>
        </w:rPr>
        <w:t xml:space="preserve"> </w:t>
      </w:r>
      <w:r w:rsidRPr="001F25C7">
        <w:rPr>
          <w:sz w:val="32"/>
          <w:szCs w:val="28"/>
        </w:rPr>
        <w:t>strong</w:t>
      </w:r>
      <w:r w:rsidRPr="001F25C7">
        <w:rPr>
          <w:spacing w:val="-8"/>
          <w:sz w:val="32"/>
          <w:szCs w:val="28"/>
        </w:rPr>
        <w:t xml:space="preserve"> </w:t>
      </w:r>
      <w:r w:rsidRPr="001F25C7">
        <w:rPr>
          <w:sz w:val="32"/>
          <w:szCs w:val="28"/>
        </w:rPr>
        <w:t>positive</w:t>
      </w:r>
      <w:r w:rsidRPr="001F25C7">
        <w:rPr>
          <w:spacing w:val="-5"/>
          <w:sz w:val="32"/>
          <w:szCs w:val="28"/>
        </w:rPr>
        <w:t xml:space="preserve"> </w:t>
      </w:r>
      <w:r w:rsidRPr="001F25C7">
        <w:rPr>
          <w:spacing w:val="-2"/>
          <w:sz w:val="32"/>
          <w:szCs w:val="28"/>
        </w:rPr>
        <w:t>correlations</w:t>
      </w:r>
    </w:p>
    <w:p w14:paraId="755839EF" w14:textId="3D5560EB" w:rsidR="001F25C7" w:rsidRPr="00805663" w:rsidRDefault="001F25C7" w:rsidP="00805663">
      <w:pPr>
        <w:pStyle w:val="ListParagraph"/>
        <w:widowControl w:val="0"/>
        <w:numPr>
          <w:ilvl w:val="0"/>
          <w:numId w:val="34"/>
        </w:numPr>
        <w:tabs>
          <w:tab w:val="left" w:pos="1676"/>
        </w:tabs>
        <w:autoSpaceDE w:val="0"/>
        <w:autoSpaceDN w:val="0"/>
        <w:spacing w:before="46" w:after="0" w:line="240" w:lineRule="auto"/>
        <w:rPr>
          <w:sz w:val="32"/>
          <w:szCs w:val="28"/>
        </w:rPr>
      </w:pPr>
      <w:r w:rsidRPr="00805663">
        <w:rPr>
          <w:sz w:val="32"/>
          <w:szCs w:val="28"/>
        </w:rPr>
        <w:t>Values</w:t>
      </w:r>
      <w:r w:rsidRPr="00805663">
        <w:rPr>
          <w:spacing w:val="-6"/>
          <w:sz w:val="32"/>
          <w:szCs w:val="28"/>
        </w:rPr>
        <w:t xml:space="preserve"> </w:t>
      </w:r>
      <w:r w:rsidRPr="00805663">
        <w:rPr>
          <w:sz w:val="32"/>
          <w:szCs w:val="28"/>
        </w:rPr>
        <w:t>near</w:t>
      </w:r>
      <w:r w:rsidRPr="00805663">
        <w:rPr>
          <w:spacing w:val="-5"/>
          <w:sz w:val="32"/>
          <w:szCs w:val="28"/>
        </w:rPr>
        <w:t xml:space="preserve"> </w:t>
      </w:r>
      <w:r w:rsidRPr="00805663">
        <w:rPr>
          <w:sz w:val="32"/>
          <w:szCs w:val="28"/>
        </w:rPr>
        <w:t>0</w:t>
      </w:r>
      <w:r w:rsidRPr="00805663">
        <w:rPr>
          <w:spacing w:val="-3"/>
          <w:sz w:val="32"/>
          <w:szCs w:val="28"/>
        </w:rPr>
        <w:t xml:space="preserve"> </w:t>
      </w:r>
      <w:r w:rsidRPr="00805663">
        <w:rPr>
          <w:sz w:val="32"/>
          <w:szCs w:val="28"/>
        </w:rPr>
        <w:t>suggest</w:t>
      </w:r>
      <w:r w:rsidRPr="00805663">
        <w:rPr>
          <w:spacing w:val="-6"/>
          <w:sz w:val="32"/>
          <w:szCs w:val="28"/>
        </w:rPr>
        <w:t xml:space="preserve"> </w:t>
      </w:r>
      <w:r w:rsidRPr="00805663">
        <w:rPr>
          <w:sz w:val="32"/>
          <w:szCs w:val="28"/>
        </w:rPr>
        <w:t>weak</w:t>
      </w:r>
      <w:r w:rsidRPr="00805663">
        <w:rPr>
          <w:spacing w:val="-5"/>
          <w:sz w:val="32"/>
          <w:szCs w:val="28"/>
        </w:rPr>
        <w:t xml:space="preserve"> </w:t>
      </w:r>
      <w:r w:rsidRPr="00805663">
        <w:rPr>
          <w:sz w:val="32"/>
          <w:szCs w:val="28"/>
        </w:rPr>
        <w:t>or</w:t>
      </w:r>
      <w:r w:rsidRPr="00805663">
        <w:rPr>
          <w:spacing w:val="-4"/>
          <w:sz w:val="32"/>
          <w:szCs w:val="28"/>
        </w:rPr>
        <w:t xml:space="preserve"> </w:t>
      </w:r>
      <w:r w:rsidRPr="00805663">
        <w:rPr>
          <w:sz w:val="32"/>
          <w:szCs w:val="28"/>
        </w:rPr>
        <w:t>no</w:t>
      </w:r>
      <w:r w:rsidRPr="00805663">
        <w:rPr>
          <w:spacing w:val="-5"/>
          <w:sz w:val="32"/>
          <w:szCs w:val="28"/>
        </w:rPr>
        <w:t xml:space="preserve"> </w:t>
      </w:r>
      <w:r w:rsidRPr="00805663">
        <w:rPr>
          <w:spacing w:val="-2"/>
          <w:sz w:val="32"/>
          <w:szCs w:val="28"/>
        </w:rPr>
        <w:t>correlation</w:t>
      </w:r>
      <w:r w:rsidRPr="00805663">
        <w:rPr>
          <w:spacing w:val="-2"/>
          <w:sz w:val="24"/>
        </w:rPr>
        <w:t>.</w:t>
      </w:r>
    </w:p>
    <w:p w14:paraId="3EE541CD" w14:textId="77777777" w:rsidR="000F38CB" w:rsidRDefault="000F38CB">
      <w:pPr>
        <w:pStyle w:val="BodyText"/>
        <w:spacing w:before="171"/>
        <w:rPr>
          <w:b/>
          <w:sz w:val="36"/>
        </w:rPr>
      </w:pPr>
    </w:p>
    <w:p w14:paraId="55F7A661" w14:textId="77777777" w:rsidR="000F38CB" w:rsidRPr="001F25C7" w:rsidRDefault="000F38CB" w:rsidP="001F25C7">
      <w:pPr>
        <w:pStyle w:val="Heading3"/>
        <w:keepNext w:val="0"/>
        <w:keepLines w:val="0"/>
        <w:widowControl w:val="0"/>
        <w:tabs>
          <w:tab w:val="left" w:pos="1859"/>
        </w:tabs>
        <w:autoSpaceDE w:val="0"/>
        <w:autoSpaceDN w:val="0"/>
        <w:spacing w:before="0" w:after="0" w:line="240" w:lineRule="auto"/>
        <w:rPr>
          <w:sz w:val="32"/>
          <w:szCs w:val="32"/>
        </w:rPr>
      </w:pPr>
      <w:r w:rsidRPr="001F25C7">
        <w:rPr>
          <w:b/>
          <w:bCs/>
          <w:color w:val="000000" w:themeColor="text1"/>
          <w:spacing w:val="-2"/>
          <w:sz w:val="36"/>
          <w:szCs w:val="36"/>
        </w:rPr>
        <w:t>Observation</w:t>
      </w:r>
      <w:r w:rsidRPr="001F25C7">
        <w:rPr>
          <w:spacing w:val="-2"/>
          <w:sz w:val="32"/>
          <w:szCs w:val="32"/>
        </w:rPr>
        <w:t>:</w:t>
      </w:r>
    </w:p>
    <w:p w14:paraId="18B6CD41" w14:textId="77777777" w:rsidR="000F38CB" w:rsidRPr="001F25C7" w:rsidRDefault="000F38CB" w:rsidP="001F25C7">
      <w:pPr>
        <w:pStyle w:val="ListParagraph"/>
        <w:widowControl w:val="0"/>
        <w:numPr>
          <w:ilvl w:val="0"/>
          <w:numId w:val="35"/>
        </w:numPr>
        <w:tabs>
          <w:tab w:val="left" w:pos="1568"/>
        </w:tabs>
        <w:autoSpaceDE w:val="0"/>
        <w:autoSpaceDN w:val="0"/>
        <w:spacing w:before="45" w:after="0" w:line="278" w:lineRule="auto"/>
        <w:ind w:right="874"/>
        <w:rPr>
          <w:sz w:val="32"/>
          <w:szCs w:val="28"/>
        </w:rPr>
      </w:pPr>
      <w:r w:rsidRPr="001F25C7">
        <w:rPr>
          <w:sz w:val="32"/>
          <w:szCs w:val="28"/>
        </w:rPr>
        <w:t>PM10</w:t>
      </w:r>
      <w:r w:rsidRPr="001F25C7">
        <w:rPr>
          <w:spacing w:val="-8"/>
          <w:sz w:val="32"/>
          <w:szCs w:val="28"/>
        </w:rPr>
        <w:t xml:space="preserve"> </w:t>
      </w:r>
      <w:r w:rsidRPr="001F25C7">
        <w:rPr>
          <w:sz w:val="32"/>
          <w:szCs w:val="28"/>
        </w:rPr>
        <w:t>and</w:t>
      </w:r>
      <w:r w:rsidRPr="001F25C7">
        <w:rPr>
          <w:spacing w:val="-6"/>
          <w:sz w:val="32"/>
          <w:szCs w:val="28"/>
        </w:rPr>
        <w:t xml:space="preserve"> </w:t>
      </w:r>
      <w:r w:rsidRPr="001F25C7">
        <w:rPr>
          <w:sz w:val="32"/>
          <w:szCs w:val="28"/>
        </w:rPr>
        <w:t>PM2.5</w:t>
      </w:r>
      <w:r w:rsidRPr="001F25C7">
        <w:rPr>
          <w:spacing w:val="-9"/>
          <w:sz w:val="32"/>
          <w:szCs w:val="28"/>
        </w:rPr>
        <w:t xml:space="preserve"> </w:t>
      </w:r>
      <w:r w:rsidRPr="001F25C7">
        <w:rPr>
          <w:sz w:val="32"/>
          <w:szCs w:val="28"/>
        </w:rPr>
        <w:t>have</w:t>
      </w:r>
      <w:r w:rsidRPr="001F25C7">
        <w:rPr>
          <w:spacing w:val="-8"/>
          <w:sz w:val="32"/>
          <w:szCs w:val="28"/>
        </w:rPr>
        <w:t xml:space="preserve"> </w:t>
      </w:r>
      <w:r w:rsidRPr="001F25C7">
        <w:rPr>
          <w:sz w:val="32"/>
          <w:szCs w:val="28"/>
        </w:rPr>
        <w:t>a</w:t>
      </w:r>
      <w:r w:rsidRPr="001F25C7">
        <w:rPr>
          <w:spacing w:val="-7"/>
          <w:sz w:val="32"/>
          <w:szCs w:val="28"/>
        </w:rPr>
        <w:t xml:space="preserve"> </w:t>
      </w:r>
      <w:r w:rsidRPr="001F25C7">
        <w:rPr>
          <w:sz w:val="32"/>
          <w:szCs w:val="28"/>
        </w:rPr>
        <w:t>strong</w:t>
      </w:r>
      <w:r w:rsidRPr="001F25C7">
        <w:rPr>
          <w:spacing w:val="-5"/>
          <w:sz w:val="32"/>
          <w:szCs w:val="28"/>
        </w:rPr>
        <w:t xml:space="preserve"> </w:t>
      </w:r>
      <w:r w:rsidRPr="001F25C7">
        <w:rPr>
          <w:sz w:val="32"/>
          <w:szCs w:val="28"/>
        </w:rPr>
        <w:t>positive</w:t>
      </w:r>
      <w:r w:rsidRPr="001F25C7">
        <w:rPr>
          <w:spacing w:val="-6"/>
          <w:sz w:val="32"/>
          <w:szCs w:val="28"/>
        </w:rPr>
        <w:t xml:space="preserve"> </w:t>
      </w:r>
      <w:r w:rsidRPr="001F25C7">
        <w:rPr>
          <w:sz w:val="32"/>
          <w:szCs w:val="28"/>
        </w:rPr>
        <w:t>correlation</w:t>
      </w:r>
      <w:r w:rsidRPr="001F25C7">
        <w:rPr>
          <w:spacing w:val="-5"/>
          <w:sz w:val="32"/>
          <w:szCs w:val="28"/>
        </w:rPr>
        <w:t xml:space="preserve"> </w:t>
      </w:r>
      <w:r w:rsidRPr="001F25C7">
        <w:rPr>
          <w:sz w:val="32"/>
          <w:szCs w:val="28"/>
        </w:rPr>
        <w:t>(≈0.88),</w:t>
      </w:r>
      <w:r w:rsidRPr="001F25C7">
        <w:rPr>
          <w:spacing w:val="-7"/>
          <w:sz w:val="32"/>
          <w:szCs w:val="28"/>
        </w:rPr>
        <w:t xml:space="preserve"> </w:t>
      </w:r>
      <w:r w:rsidRPr="001F25C7">
        <w:rPr>
          <w:sz w:val="32"/>
          <w:szCs w:val="28"/>
        </w:rPr>
        <w:t>indicating</w:t>
      </w:r>
      <w:r w:rsidRPr="001F25C7">
        <w:rPr>
          <w:spacing w:val="-9"/>
          <w:sz w:val="32"/>
          <w:szCs w:val="28"/>
        </w:rPr>
        <w:t xml:space="preserve"> </w:t>
      </w:r>
      <w:r w:rsidRPr="001F25C7">
        <w:rPr>
          <w:sz w:val="32"/>
          <w:szCs w:val="28"/>
        </w:rPr>
        <w:t>they</w:t>
      </w:r>
      <w:r w:rsidRPr="001F25C7">
        <w:rPr>
          <w:spacing w:val="-7"/>
          <w:sz w:val="32"/>
          <w:szCs w:val="28"/>
        </w:rPr>
        <w:t xml:space="preserve"> </w:t>
      </w:r>
      <w:r w:rsidRPr="001F25C7">
        <w:rPr>
          <w:sz w:val="32"/>
          <w:szCs w:val="28"/>
        </w:rPr>
        <w:t>are influenced by similar sources.</w:t>
      </w:r>
    </w:p>
    <w:p w14:paraId="37ECED50" w14:textId="77777777" w:rsidR="000F38CB" w:rsidRPr="001F25C7" w:rsidRDefault="000F38CB" w:rsidP="001F25C7">
      <w:pPr>
        <w:pStyle w:val="ListParagraph"/>
        <w:widowControl w:val="0"/>
        <w:numPr>
          <w:ilvl w:val="0"/>
          <w:numId w:val="35"/>
        </w:numPr>
        <w:tabs>
          <w:tab w:val="left" w:pos="1568"/>
        </w:tabs>
        <w:autoSpaceDE w:val="0"/>
        <w:autoSpaceDN w:val="0"/>
        <w:spacing w:after="0" w:line="278" w:lineRule="auto"/>
        <w:ind w:right="1217"/>
        <w:rPr>
          <w:sz w:val="32"/>
          <w:szCs w:val="28"/>
        </w:rPr>
      </w:pPr>
      <w:r w:rsidRPr="001F25C7">
        <w:rPr>
          <w:sz w:val="32"/>
          <w:szCs w:val="28"/>
        </w:rPr>
        <w:t>NO2,</w:t>
      </w:r>
      <w:r w:rsidRPr="001F25C7">
        <w:rPr>
          <w:spacing w:val="-9"/>
          <w:sz w:val="32"/>
          <w:szCs w:val="28"/>
        </w:rPr>
        <w:t xml:space="preserve"> </w:t>
      </w:r>
      <w:r w:rsidRPr="001F25C7">
        <w:rPr>
          <w:sz w:val="32"/>
          <w:szCs w:val="28"/>
        </w:rPr>
        <w:t>SO2,</w:t>
      </w:r>
      <w:r w:rsidRPr="001F25C7">
        <w:rPr>
          <w:spacing w:val="-7"/>
          <w:sz w:val="32"/>
          <w:szCs w:val="28"/>
        </w:rPr>
        <w:t xml:space="preserve"> </w:t>
      </w:r>
      <w:r w:rsidRPr="001F25C7">
        <w:rPr>
          <w:sz w:val="32"/>
          <w:szCs w:val="28"/>
        </w:rPr>
        <w:t>and</w:t>
      </w:r>
      <w:r w:rsidRPr="001F25C7">
        <w:rPr>
          <w:spacing w:val="-8"/>
          <w:sz w:val="32"/>
          <w:szCs w:val="28"/>
        </w:rPr>
        <w:t xml:space="preserve"> </w:t>
      </w:r>
      <w:r w:rsidRPr="001F25C7">
        <w:rPr>
          <w:sz w:val="32"/>
          <w:szCs w:val="28"/>
        </w:rPr>
        <w:t>CO</w:t>
      </w:r>
      <w:r w:rsidRPr="001F25C7">
        <w:rPr>
          <w:spacing w:val="-8"/>
          <w:sz w:val="32"/>
          <w:szCs w:val="28"/>
        </w:rPr>
        <w:t xml:space="preserve"> </w:t>
      </w:r>
      <w:r w:rsidRPr="001F25C7">
        <w:rPr>
          <w:sz w:val="32"/>
          <w:szCs w:val="28"/>
        </w:rPr>
        <w:t>show</w:t>
      </w:r>
      <w:r w:rsidRPr="001F25C7">
        <w:rPr>
          <w:spacing w:val="-8"/>
          <w:sz w:val="32"/>
          <w:szCs w:val="28"/>
        </w:rPr>
        <w:t xml:space="preserve"> </w:t>
      </w:r>
      <w:r w:rsidRPr="001F25C7">
        <w:rPr>
          <w:sz w:val="32"/>
          <w:szCs w:val="28"/>
        </w:rPr>
        <w:t>strong</w:t>
      </w:r>
      <w:r w:rsidRPr="001F25C7">
        <w:rPr>
          <w:spacing w:val="-7"/>
          <w:sz w:val="32"/>
          <w:szCs w:val="28"/>
        </w:rPr>
        <w:t xml:space="preserve"> </w:t>
      </w:r>
      <w:r w:rsidRPr="001F25C7">
        <w:rPr>
          <w:sz w:val="32"/>
          <w:szCs w:val="28"/>
        </w:rPr>
        <w:t>correlations,</w:t>
      </w:r>
      <w:r w:rsidRPr="001F25C7">
        <w:rPr>
          <w:spacing w:val="-7"/>
          <w:sz w:val="32"/>
          <w:szCs w:val="28"/>
        </w:rPr>
        <w:t xml:space="preserve"> </w:t>
      </w:r>
      <w:r w:rsidRPr="001F25C7">
        <w:rPr>
          <w:sz w:val="32"/>
          <w:szCs w:val="28"/>
        </w:rPr>
        <w:t>suggesting</w:t>
      </w:r>
      <w:r w:rsidRPr="001F25C7">
        <w:rPr>
          <w:spacing w:val="-7"/>
          <w:sz w:val="32"/>
          <w:szCs w:val="28"/>
        </w:rPr>
        <w:t xml:space="preserve"> </w:t>
      </w:r>
      <w:r w:rsidRPr="001F25C7">
        <w:rPr>
          <w:sz w:val="32"/>
          <w:szCs w:val="28"/>
        </w:rPr>
        <w:t>they</w:t>
      </w:r>
      <w:r w:rsidRPr="001F25C7">
        <w:rPr>
          <w:spacing w:val="-7"/>
          <w:sz w:val="32"/>
          <w:szCs w:val="28"/>
        </w:rPr>
        <w:t xml:space="preserve"> </w:t>
      </w:r>
      <w:r w:rsidRPr="001F25C7">
        <w:rPr>
          <w:sz w:val="32"/>
          <w:szCs w:val="28"/>
        </w:rPr>
        <w:t>originate</w:t>
      </w:r>
      <w:r w:rsidRPr="001F25C7">
        <w:rPr>
          <w:spacing w:val="-8"/>
          <w:sz w:val="32"/>
          <w:szCs w:val="28"/>
        </w:rPr>
        <w:t xml:space="preserve"> </w:t>
      </w:r>
      <w:r w:rsidRPr="001F25C7">
        <w:rPr>
          <w:sz w:val="32"/>
          <w:szCs w:val="28"/>
        </w:rPr>
        <w:t>from common sources like traffic emissions and industrial activities.</w:t>
      </w:r>
    </w:p>
    <w:p w14:paraId="1758E078" w14:textId="77777777" w:rsidR="000F38CB" w:rsidRPr="001F25C7" w:rsidRDefault="000F38CB" w:rsidP="001F25C7">
      <w:pPr>
        <w:pStyle w:val="ListParagraph"/>
        <w:widowControl w:val="0"/>
        <w:numPr>
          <w:ilvl w:val="0"/>
          <w:numId w:val="35"/>
        </w:numPr>
        <w:tabs>
          <w:tab w:val="left" w:pos="1568"/>
        </w:tabs>
        <w:autoSpaceDE w:val="0"/>
        <w:autoSpaceDN w:val="0"/>
        <w:spacing w:after="0" w:line="278" w:lineRule="auto"/>
        <w:ind w:right="1378"/>
        <w:rPr>
          <w:sz w:val="32"/>
          <w:szCs w:val="28"/>
        </w:rPr>
      </w:pPr>
      <w:r w:rsidRPr="001F25C7">
        <w:rPr>
          <w:sz w:val="32"/>
          <w:szCs w:val="28"/>
        </w:rPr>
        <w:t>Temperature</w:t>
      </w:r>
      <w:r w:rsidRPr="001F25C7">
        <w:rPr>
          <w:spacing w:val="-10"/>
          <w:sz w:val="32"/>
          <w:szCs w:val="28"/>
        </w:rPr>
        <w:t xml:space="preserve"> </w:t>
      </w:r>
      <w:r w:rsidRPr="001F25C7">
        <w:rPr>
          <w:sz w:val="32"/>
          <w:szCs w:val="28"/>
        </w:rPr>
        <w:t>(TEMP)</w:t>
      </w:r>
      <w:r w:rsidRPr="001F25C7">
        <w:rPr>
          <w:spacing w:val="-11"/>
          <w:sz w:val="32"/>
          <w:szCs w:val="28"/>
        </w:rPr>
        <w:t xml:space="preserve"> </w:t>
      </w:r>
      <w:r w:rsidRPr="001F25C7">
        <w:rPr>
          <w:sz w:val="32"/>
          <w:szCs w:val="28"/>
        </w:rPr>
        <w:t>shows</w:t>
      </w:r>
      <w:r w:rsidRPr="001F25C7">
        <w:rPr>
          <w:spacing w:val="-11"/>
          <w:sz w:val="32"/>
          <w:szCs w:val="28"/>
        </w:rPr>
        <w:t xml:space="preserve"> </w:t>
      </w:r>
      <w:r w:rsidRPr="001F25C7">
        <w:rPr>
          <w:sz w:val="32"/>
          <w:szCs w:val="28"/>
        </w:rPr>
        <w:t>a</w:t>
      </w:r>
      <w:r w:rsidRPr="001F25C7">
        <w:rPr>
          <w:spacing w:val="-9"/>
          <w:sz w:val="32"/>
          <w:szCs w:val="28"/>
        </w:rPr>
        <w:t xml:space="preserve"> </w:t>
      </w:r>
      <w:r w:rsidRPr="001F25C7">
        <w:rPr>
          <w:sz w:val="32"/>
          <w:szCs w:val="28"/>
        </w:rPr>
        <w:t>negative</w:t>
      </w:r>
      <w:r w:rsidRPr="001F25C7">
        <w:rPr>
          <w:spacing w:val="-10"/>
          <w:sz w:val="32"/>
          <w:szCs w:val="28"/>
        </w:rPr>
        <w:t xml:space="preserve"> </w:t>
      </w:r>
      <w:r w:rsidRPr="001F25C7">
        <w:rPr>
          <w:sz w:val="32"/>
          <w:szCs w:val="28"/>
        </w:rPr>
        <w:t>correlation</w:t>
      </w:r>
      <w:r w:rsidRPr="001F25C7">
        <w:rPr>
          <w:spacing w:val="-10"/>
          <w:sz w:val="32"/>
          <w:szCs w:val="28"/>
        </w:rPr>
        <w:t xml:space="preserve"> </w:t>
      </w:r>
      <w:r w:rsidRPr="001F25C7">
        <w:rPr>
          <w:sz w:val="32"/>
          <w:szCs w:val="28"/>
        </w:rPr>
        <w:lastRenderedPageBreak/>
        <w:t>with</w:t>
      </w:r>
      <w:r w:rsidRPr="001F25C7">
        <w:rPr>
          <w:spacing w:val="-10"/>
          <w:sz w:val="32"/>
          <w:szCs w:val="28"/>
        </w:rPr>
        <w:t xml:space="preserve"> </w:t>
      </w:r>
      <w:r w:rsidRPr="001F25C7">
        <w:rPr>
          <w:sz w:val="32"/>
          <w:szCs w:val="28"/>
        </w:rPr>
        <w:t>PM2.5</w:t>
      </w:r>
      <w:r w:rsidRPr="001F25C7">
        <w:rPr>
          <w:spacing w:val="-10"/>
          <w:sz w:val="32"/>
          <w:szCs w:val="28"/>
        </w:rPr>
        <w:t xml:space="preserve"> </w:t>
      </w:r>
      <w:r w:rsidRPr="001F25C7">
        <w:rPr>
          <w:sz w:val="32"/>
          <w:szCs w:val="28"/>
        </w:rPr>
        <w:t>and</w:t>
      </w:r>
      <w:r w:rsidRPr="001F25C7">
        <w:rPr>
          <w:spacing w:val="-12"/>
          <w:sz w:val="32"/>
          <w:szCs w:val="28"/>
        </w:rPr>
        <w:t xml:space="preserve"> </w:t>
      </w:r>
      <w:r w:rsidRPr="001F25C7">
        <w:rPr>
          <w:sz w:val="32"/>
          <w:szCs w:val="28"/>
        </w:rPr>
        <w:t>PM10, meaning pollution levels tend to rise when temperatures drop.</w:t>
      </w:r>
    </w:p>
    <w:p w14:paraId="47A81D3B" w14:textId="77777777" w:rsidR="000F38CB" w:rsidRPr="001F25C7" w:rsidRDefault="000F38CB" w:rsidP="001F25C7">
      <w:pPr>
        <w:pStyle w:val="ListParagraph"/>
        <w:widowControl w:val="0"/>
        <w:numPr>
          <w:ilvl w:val="0"/>
          <w:numId w:val="35"/>
        </w:numPr>
        <w:tabs>
          <w:tab w:val="left" w:pos="1568"/>
        </w:tabs>
        <w:autoSpaceDE w:val="0"/>
        <w:autoSpaceDN w:val="0"/>
        <w:spacing w:after="0" w:line="278" w:lineRule="auto"/>
        <w:ind w:right="749"/>
        <w:rPr>
          <w:sz w:val="32"/>
          <w:szCs w:val="28"/>
        </w:rPr>
      </w:pPr>
      <w:r w:rsidRPr="001F25C7">
        <w:rPr>
          <w:sz w:val="32"/>
          <w:szCs w:val="28"/>
        </w:rPr>
        <w:t>Rainfall</w:t>
      </w:r>
      <w:r w:rsidRPr="001F25C7">
        <w:rPr>
          <w:spacing w:val="-13"/>
          <w:sz w:val="32"/>
          <w:szCs w:val="28"/>
        </w:rPr>
        <w:t xml:space="preserve"> </w:t>
      </w:r>
      <w:r w:rsidRPr="001F25C7">
        <w:rPr>
          <w:sz w:val="32"/>
          <w:szCs w:val="28"/>
        </w:rPr>
        <w:t>(RAIN)</w:t>
      </w:r>
      <w:r w:rsidRPr="001F25C7">
        <w:rPr>
          <w:spacing w:val="-12"/>
          <w:sz w:val="32"/>
          <w:szCs w:val="28"/>
        </w:rPr>
        <w:t xml:space="preserve"> </w:t>
      </w:r>
      <w:r w:rsidRPr="001F25C7">
        <w:rPr>
          <w:sz w:val="32"/>
          <w:szCs w:val="28"/>
        </w:rPr>
        <w:t>has</w:t>
      </w:r>
      <w:r w:rsidRPr="001F25C7">
        <w:rPr>
          <w:spacing w:val="-11"/>
          <w:sz w:val="32"/>
          <w:szCs w:val="28"/>
        </w:rPr>
        <w:t xml:space="preserve"> </w:t>
      </w:r>
      <w:r w:rsidRPr="001F25C7">
        <w:rPr>
          <w:sz w:val="32"/>
          <w:szCs w:val="28"/>
        </w:rPr>
        <w:t>a</w:t>
      </w:r>
      <w:r w:rsidRPr="001F25C7">
        <w:rPr>
          <w:spacing w:val="-11"/>
          <w:sz w:val="32"/>
          <w:szCs w:val="28"/>
        </w:rPr>
        <w:t xml:space="preserve"> </w:t>
      </w:r>
      <w:r w:rsidRPr="001F25C7">
        <w:rPr>
          <w:sz w:val="32"/>
          <w:szCs w:val="28"/>
        </w:rPr>
        <w:t>negative</w:t>
      </w:r>
      <w:r w:rsidRPr="001F25C7">
        <w:rPr>
          <w:spacing w:val="-11"/>
          <w:sz w:val="32"/>
          <w:szCs w:val="28"/>
        </w:rPr>
        <w:t xml:space="preserve"> </w:t>
      </w:r>
      <w:r w:rsidRPr="001F25C7">
        <w:rPr>
          <w:sz w:val="32"/>
          <w:szCs w:val="28"/>
        </w:rPr>
        <w:t>correlation</w:t>
      </w:r>
      <w:r w:rsidRPr="001F25C7">
        <w:rPr>
          <w:spacing w:val="-12"/>
          <w:sz w:val="32"/>
          <w:szCs w:val="28"/>
        </w:rPr>
        <w:t xml:space="preserve"> </w:t>
      </w:r>
      <w:r w:rsidRPr="001F25C7">
        <w:rPr>
          <w:sz w:val="32"/>
          <w:szCs w:val="28"/>
        </w:rPr>
        <w:t>with</w:t>
      </w:r>
      <w:r w:rsidRPr="001F25C7">
        <w:rPr>
          <w:spacing w:val="-11"/>
          <w:sz w:val="32"/>
          <w:szCs w:val="28"/>
        </w:rPr>
        <w:t xml:space="preserve"> </w:t>
      </w:r>
      <w:r w:rsidRPr="001F25C7">
        <w:rPr>
          <w:sz w:val="32"/>
          <w:szCs w:val="28"/>
        </w:rPr>
        <w:t>particulate</w:t>
      </w:r>
      <w:r w:rsidRPr="001F25C7">
        <w:rPr>
          <w:spacing w:val="-11"/>
          <w:sz w:val="32"/>
          <w:szCs w:val="28"/>
        </w:rPr>
        <w:t xml:space="preserve"> </w:t>
      </w:r>
      <w:r w:rsidRPr="001F25C7">
        <w:rPr>
          <w:sz w:val="32"/>
          <w:szCs w:val="28"/>
        </w:rPr>
        <w:t>matter,</w:t>
      </w:r>
      <w:r w:rsidRPr="001F25C7">
        <w:rPr>
          <w:spacing w:val="-11"/>
          <w:sz w:val="32"/>
          <w:szCs w:val="28"/>
        </w:rPr>
        <w:t xml:space="preserve"> </w:t>
      </w:r>
      <w:r w:rsidRPr="001F25C7">
        <w:rPr>
          <w:sz w:val="32"/>
          <w:szCs w:val="28"/>
        </w:rPr>
        <w:t>indicating</w:t>
      </w:r>
      <w:r w:rsidRPr="001F25C7">
        <w:rPr>
          <w:spacing w:val="-11"/>
          <w:sz w:val="32"/>
          <w:szCs w:val="28"/>
        </w:rPr>
        <w:t xml:space="preserve"> </w:t>
      </w:r>
      <w:r w:rsidRPr="001F25C7">
        <w:rPr>
          <w:sz w:val="32"/>
          <w:szCs w:val="28"/>
        </w:rPr>
        <w:t>that precipitation helps in reducing air pollution by washing out pollutants.</w:t>
      </w:r>
    </w:p>
    <w:p w14:paraId="0AB67C18" w14:textId="77777777" w:rsidR="000F38CB" w:rsidRPr="001F25C7" w:rsidRDefault="000F38CB">
      <w:pPr>
        <w:rPr>
          <w:sz w:val="28"/>
          <w:szCs w:val="28"/>
        </w:rPr>
      </w:pPr>
    </w:p>
    <w:p w14:paraId="54C7A9F6" w14:textId="77777777" w:rsidR="000F38CB" w:rsidRDefault="000F38CB"/>
    <w:p w14:paraId="6C91F207" w14:textId="77777777" w:rsidR="000F38CB" w:rsidRDefault="000F38CB"/>
    <w:p w14:paraId="0ECEABD9" w14:textId="77777777" w:rsidR="000F38CB" w:rsidRDefault="000F38CB"/>
    <w:p w14:paraId="7A732234" w14:textId="77777777" w:rsidR="000F38CB" w:rsidRDefault="000F38CB"/>
    <w:p w14:paraId="0A5F7A1F" w14:textId="77777777" w:rsidR="000F38CB" w:rsidRDefault="000F38CB"/>
    <w:p w14:paraId="47E495D9" w14:textId="73D56CED" w:rsidR="00CC2C63" w:rsidRDefault="000F38CB" w:rsidP="00D55D05">
      <w:r>
        <w:t xml:space="preserve">                                     </w:t>
      </w:r>
    </w:p>
    <w:p w14:paraId="18A4DD6A" w14:textId="77777777" w:rsidR="00CC2C63" w:rsidRDefault="00CC2C63" w:rsidP="00D55D05"/>
    <w:p w14:paraId="27EB2899" w14:textId="77777777" w:rsidR="00CC2C63" w:rsidRDefault="00CC2C63" w:rsidP="00D55D05"/>
    <w:p w14:paraId="100D93B9" w14:textId="77777777" w:rsidR="00CC2C63" w:rsidRDefault="00CC2C63" w:rsidP="00D55D05"/>
    <w:p w14:paraId="410F41E2" w14:textId="77777777" w:rsidR="00D47125" w:rsidRDefault="00D47125" w:rsidP="00CC2C63">
      <w:pPr>
        <w:jc w:val="center"/>
        <w:rPr>
          <w:rFonts w:asciiTheme="majorHAnsi" w:hAnsiTheme="majorHAnsi" w:cstheme="majorHAnsi"/>
          <w:b/>
          <w:bCs/>
          <w:sz w:val="40"/>
          <w:szCs w:val="40"/>
          <w:u w:val="single"/>
        </w:rPr>
      </w:pPr>
    </w:p>
    <w:p w14:paraId="435B5B6D" w14:textId="77777777" w:rsidR="00D47125" w:rsidRDefault="00D47125" w:rsidP="00CC2C63">
      <w:pPr>
        <w:jc w:val="center"/>
        <w:rPr>
          <w:rFonts w:asciiTheme="majorHAnsi" w:hAnsiTheme="majorHAnsi" w:cstheme="majorHAnsi"/>
          <w:b/>
          <w:bCs/>
          <w:sz w:val="40"/>
          <w:szCs w:val="40"/>
          <w:u w:val="single"/>
        </w:rPr>
      </w:pPr>
    </w:p>
    <w:p w14:paraId="04E2DD16" w14:textId="77777777" w:rsidR="00D47125" w:rsidRDefault="00D47125" w:rsidP="00CC2C63">
      <w:pPr>
        <w:jc w:val="center"/>
        <w:rPr>
          <w:rFonts w:asciiTheme="majorHAnsi" w:hAnsiTheme="majorHAnsi" w:cstheme="majorHAnsi"/>
          <w:b/>
          <w:bCs/>
          <w:sz w:val="40"/>
          <w:szCs w:val="40"/>
          <w:u w:val="single"/>
        </w:rPr>
      </w:pPr>
    </w:p>
    <w:p w14:paraId="0361F42E" w14:textId="77777777" w:rsidR="00D47125" w:rsidRDefault="00D47125" w:rsidP="00CC2C63">
      <w:pPr>
        <w:jc w:val="center"/>
        <w:rPr>
          <w:rFonts w:asciiTheme="majorHAnsi" w:hAnsiTheme="majorHAnsi" w:cstheme="majorHAnsi"/>
          <w:b/>
          <w:bCs/>
          <w:sz w:val="40"/>
          <w:szCs w:val="40"/>
          <w:u w:val="single"/>
        </w:rPr>
      </w:pPr>
    </w:p>
    <w:p w14:paraId="3135551A" w14:textId="77777777" w:rsidR="006049F9" w:rsidRDefault="006049F9" w:rsidP="00CC2C63">
      <w:pPr>
        <w:jc w:val="center"/>
        <w:rPr>
          <w:rFonts w:cstheme="minorHAnsi"/>
          <w:b/>
          <w:bCs/>
          <w:sz w:val="40"/>
          <w:szCs w:val="40"/>
          <w:u w:val="single"/>
        </w:rPr>
      </w:pPr>
    </w:p>
    <w:p w14:paraId="58C0925B" w14:textId="77777777" w:rsidR="006049F9" w:rsidRDefault="006049F9" w:rsidP="00CC2C63">
      <w:pPr>
        <w:jc w:val="center"/>
        <w:rPr>
          <w:rFonts w:cstheme="minorHAnsi"/>
          <w:b/>
          <w:bCs/>
          <w:sz w:val="40"/>
          <w:szCs w:val="40"/>
          <w:u w:val="single"/>
        </w:rPr>
      </w:pPr>
    </w:p>
    <w:p w14:paraId="2D973BAE" w14:textId="77777777" w:rsidR="006049F9" w:rsidRDefault="006049F9" w:rsidP="00CC2C63">
      <w:pPr>
        <w:jc w:val="center"/>
        <w:rPr>
          <w:rFonts w:cstheme="minorHAnsi"/>
          <w:b/>
          <w:bCs/>
          <w:sz w:val="40"/>
          <w:szCs w:val="40"/>
          <w:u w:val="single"/>
        </w:rPr>
      </w:pPr>
    </w:p>
    <w:p w14:paraId="374E2927" w14:textId="77777777" w:rsidR="006049F9" w:rsidRDefault="006049F9" w:rsidP="00CC2C63">
      <w:pPr>
        <w:jc w:val="center"/>
        <w:rPr>
          <w:rFonts w:cstheme="minorHAnsi"/>
          <w:b/>
          <w:bCs/>
          <w:sz w:val="40"/>
          <w:szCs w:val="40"/>
          <w:u w:val="single"/>
        </w:rPr>
      </w:pPr>
    </w:p>
    <w:p w14:paraId="398E1F19" w14:textId="77777777" w:rsidR="006049F9" w:rsidRDefault="006049F9" w:rsidP="00CC2C63">
      <w:pPr>
        <w:jc w:val="center"/>
        <w:rPr>
          <w:rFonts w:cstheme="minorHAnsi"/>
          <w:b/>
          <w:bCs/>
          <w:sz w:val="40"/>
          <w:szCs w:val="40"/>
          <w:u w:val="single"/>
        </w:rPr>
      </w:pPr>
    </w:p>
    <w:p w14:paraId="4C5B8520" w14:textId="77777777" w:rsidR="006049F9" w:rsidRDefault="006049F9" w:rsidP="00CC2C63">
      <w:pPr>
        <w:jc w:val="center"/>
        <w:rPr>
          <w:rFonts w:cstheme="minorHAnsi"/>
          <w:b/>
          <w:bCs/>
          <w:sz w:val="40"/>
          <w:szCs w:val="40"/>
          <w:u w:val="single"/>
        </w:rPr>
      </w:pPr>
    </w:p>
    <w:p w14:paraId="6AEA13A1" w14:textId="77777777" w:rsidR="006049F9" w:rsidRDefault="006049F9" w:rsidP="00CC2C63">
      <w:pPr>
        <w:jc w:val="center"/>
        <w:rPr>
          <w:rFonts w:cstheme="minorHAnsi"/>
          <w:b/>
          <w:bCs/>
          <w:sz w:val="40"/>
          <w:szCs w:val="40"/>
          <w:u w:val="single"/>
        </w:rPr>
      </w:pPr>
    </w:p>
    <w:p w14:paraId="655B4046" w14:textId="77777777" w:rsidR="006049F9" w:rsidRPr="006049F9" w:rsidRDefault="006049F9" w:rsidP="006049F9">
      <w:pPr>
        <w:rPr>
          <w:rFonts w:cstheme="minorHAnsi"/>
          <w:b/>
          <w:bCs/>
          <w:sz w:val="40"/>
          <w:szCs w:val="40"/>
          <w:u w:val="single"/>
        </w:rPr>
      </w:pPr>
      <w:r w:rsidRPr="006049F9">
        <w:rPr>
          <w:rFonts w:cstheme="minorHAnsi"/>
          <w:b/>
          <w:bCs/>
          <w:sz w:val="40"/>
          <w:szCs w:val="40"/>
        </w:rPr>
        <w:t xml:space="preserve">                          </w:t>
      </w:r>
      <w:r w:rsidRPr="006049F9">
        <w:rPr>
          <w:rFonts w:cstheme="minorHAnsi"/>
          <w:b/>
          <w:bCs/>
          <w:sz w:val="40"/>
          <w:szCs w:val="40"/>
          <w:u w:val="single"/>
        </w:rPr>
        <w:t>RANDOM FOREST ALGORITHM</w:t>
      </w:r>
    </w:p>
    <w:p w14:paraId="444707E1" w14:textId="78BDA4D4" w:rsidR="000F38CB" w:rsidRDefault="000F38CB" w:rsidP="00D55D05">
      <w:pPr>
        <w:rPr>
          <w:rFonts w:ascii="Times New Roman" w:hAnsi="Times New Roman" w:cs="Times New Roman"/>
          <w:b/>
          <w:bCs/>
          <w:sz w:val="32"/>
          <w:szCs w:val="32"/>
          <w:u w:val="single"/>
        </w:rPr>
      </w:pPr>
    </w:p>
    <w:p w14:paraId="74060FFD" w14:textId="1650D8E9" w:rsidR="000F38CB" w:rsidRPr="00344BF7" w:rsidRDefault="000F38CB" w:rsidP="00D55D05">
      <w:pPr>
        <w:rPr>
          <w:rFonts w:cstheme="minorHAnsi"/>
          <w:sz w:val="32"/>
          <w:szCs w:val="32"/>
        </w:rPr>
      </w:pPr>
      <w:r w:rsidRPr="00344BF7">
        <w:rPr>
          <w:rFonts w:cstheme="minorHAnsi"/>
          <w:sz w:val="32"/>
          <w:szCs w:val="32"/>
        </w:rPr>
        <w:t xml:space="preserve">Random </w:t>
      </w:r>
      <w:r w:rsidR="002209F9">
        <w:rPr>
          <w:rFonts w:cstheme="minorHAnsi"/>
          <w:sz w:val="32"/>
          <w:szCs w:val="32"/>
        </w:rPr>
        <w:t>F</w:t>
      </w:r>
      <w:r w:rsidRPr="00344BF7">
        <w:rPr>
          <w:rFonts w:cstheme="minorHAnsi"/>
          <w:sz w:val="32"/>
          <w:szCs w:val="32"/>
        </w:rPr>
        <w:t>orest is a commonly-used machine learning algorithm, trademarked by Leo Breiman and Adele Cutler, that combines the output of multiple decision trees to reach a single result. Its ease of use and flexibility have fueled its adoption, as it handles both classification and regression problems.</w:t>
      </w:r>
    </w:p>
    <w:p w14:paraId="27A0412B" w14:textId="77777777" w:rsidR="000F38CB" w:rsidRDefault="000F38CB" w:rsidP="00D55D05">
      <w:pPr>
        <w:rPr>
          <w:rFonts w:ascii="Times New Roman" w:hAnsi="Times New Roman" w:cs="Times New Roman"/>
          <w:sz w:val="28"/>
          <w:szCs w:val="28"/>
        </w:rPr>
      </w:pPr>
    </w:p>
    <w:p w14:paraId="49F0C398" w14:textId="77777777" w:rsidR="000F38CB" w:rsidRPr="002209F9" w:rsidRDefault="000F38CB" w:rsidP="00D55D05">
      <w:pPr>
        <w:rPr>
          <w:rFonts w:cstheme="minorHAnsi"/>
          <w:b/>
          <w:bCs/>
          <w:sz w:val="36"/>
          <w:szCs w:val="36"/>
        </w:rPr>
      </w:pPr>
      <w:r w:rsidRPr="002209F9">
        <w:rPr>
          <w:rFonts w:cstheme="minorHAnsi"/>
          <w:b/>
          <w:bCs/>
          <w:sz w:val="36"/>
          <w:szCs w:val="36"/>
        </w:rPr>
        <w:t>STEP 1: Import Required Libraries</w:t>
      </w:r>
    </w:p>
    <w:p w14:paraId="348C882B" w14:textId="77777777" w:rsidR="000F38CB" w:rsidRPr="00C16D91" w:rsidRDefault="000F38CB" w:rsidP="00D55D05">
      <w:pPr>
        <w:rPr>
          <w:rFonts w:ascii="Consolas" w:hAnsi="Consolas" w:cs="Times New Roman"/>
          <w:sz w:val="28"/>
          <w:szCs w:val="28"/>
        </w:rPr>
      </w:pPr>
      <w:r w:rsidRPr="00C16D91">
        <w:rPr>
          <w:rFonts w:ascii="Consolas" w:hAnsi="Consolas" w:cs="Times New Roman"/>
          <w:sz w:val="28"/>
          <w:szCs w:val="28"/>
        </w:rPr>
        <w:t>import numpy as np</w:t>
      </w:r>
    </w:p>
    <w:p w14:paraId="0E50AD52" w14:textId="77777777" w:rsidR="000F38CB" w:rsidRPr="00C16D91" w:rsidRDefault="000F38CB" w:rsidP="00D55D05">
      <w:pPr>
        <w:rPr>
          <w:rFonts w:ascii="Consolas" w:hAnsi="Consolas" w:cs="Times New Roman"/>
          <w:sz w:val="28"/>
          <w:szCs w:val="28"/>
        </w:rPr>
      </w:pPr>
      <w:r w:rsidRPr="00C16D91">
        <w:rPr>
          <w:rFonts w:ascii="Consolas" w:hAnsi="Consolas" w:cs="Times New Roman"/>
          <w:sz w:val="28"/>
          <w:szCs w:val="28"/>
        </w:rPr>
        <w:t>import pandas as pd</w:t>
      </w:r>
    </w:p>
    <w:p w14:paraId="4815D225" w14:textId="77777777" w:rsidR="000F38CB" w:rsidRPr="00C16D91" w:rsidRDefault="000F38CB" w:rsidP="00D55D05">
      <w:pPr>
        <w:rPr>
          <w:rFonts w:ascii="Consolas" w:hAnsi="Consolas" w:cs="Times New Roman"/>
          <w:sz w:val="28"/>
          <w:szCs w:val="28"/>
        </w:rPr>
      </w:pPr>
      <w:r w:rsidRPr="00C16D91">
        <w:rPr>
          <w:rFonts w:ascii="Consolas" w:hAnsi="Consolas" w:cs="Times New Roman"/>
          <w:sz w:val="28"/>
          <w:szCs w:val="28"/>
        </w:rPr>
        <w:t>import matplotlib.pyplot as plt</w:t>
      </w:r>
    </w:p>
    <w:p w14:paraId="082BA77E" w14:textId="77777777" w:rsidR="000F38CB" w:rsidRPr="00C16D91" w:rsidRDefault="000F38CB" w:rsidP="00D55D05">
      <w:pPr>
        <w:rPr>
          <w:rFonts w:ascii="Consolas" w:hAnsi="Consolas" w:cs="Times New Roman"/>
          <w:sz w:val="28"/>
          <w:szCs w:val="28"/>
        </w:rPr>
      </w:pPr>
      <w:r w:rsidRPr="00C16D91">
        <w:rPr>
          <w:rFonts w:ascii="Consolas" w:hAnsi="Consolas" w:cs="Times New Roman"/>
          <w:sz w:val="28"/>
          <w:szCs w:val="28"/>
        </w:rPr>
        <w:t>from sklearn.ensemble import RandomForestRegressor</w:t>
      </w:r>
    </w:p>
    <w:p w14:paraId="0DC53C48" w14:textId="77777777" w:rsidR="000F38CB" w:rsidRPr="00C16D91" w:rsidRDefault="000F38CB" w:rsidP="00D55D05">
      <w:pPr>
        <w:rPr>
          <w:rFonts w:ascii="Consolas" w:hAnsi="Consolas" w:cs="Times New Roman"/>
          <w:sz w:val="28"/>
          <w:szCs w:val="28"/>
        </w:rPr>
      </w:pPr>
      <w:r w:rsidRPr="00C16D91">
        <w:rPr>
          <w:rFonts w:ascii="Consolas" w:hAnsi="Consolas" w:cs="Times New Roman"/>
          <w:sz w:val="28"/>
          <w:szCs w:val="28"/>
        </w:rPr>
        <w:t>from sklearn.model_selection import train_test_split, GridSearchCV</w:t>
      </w:r>
    </w:p>
    <w:p w14:paraId="62A64FC6" w14:textId="77777777" w:rsidR="000F38CB" w:rsidRPr="00C16D91" w:rsidRDefault="000F38CB" w:rsidP="00D55D05">
      <w:pPr>
        <w:rPr>
          <w:rFonts w:ascii="Consolas" w:hAnsi="Consolas" w:cs="Times New Roman"/>
          <w:sz w:val="28"/>
          <w:szCs w:val="28"/>
        </w:rPr>
      </w:pPr>
      <w:r w:rsidRPr="00C16D91">
        <w:rPr>
          <w:rFonts w:ascii="Consolas" w:hAnsi="Consolas" w:cs="Times New Roman"/>
          <w:sz w:val="28"/>
          <w:szCs w:val="28"/>
        </w:rPr>
        <w:t>from sklearn.preprocessing import StandardScaler</w:t>
      </w:r>
    </w:p>
    <w:p w14:paraId="214F52EC" w14:textId="77777777" w:rsidR="000F38CB" w:rsidRPr="00C16D91" w:rsidRDefault="000F38CB" w:rsidP="00D55D05">
      <w:pPr>
        <w:rPr>
          <w:rFonts w:ascii="Consolas" w:hAnsi="Consolas" w:cs="Times New Roman"/>
          <w:sz w:val="28"/>
          <w:szCs w:val="28"/>
        </w:rPr>
      </w:pPr>
      <w:r w:rsidRPr="00C16D91">
        <w:rPr>
          <w:rFonts w:ascii="Consolas" w:hAnsi="Consolas" w:cs="Times New Roman"/>
          <w:sz w:val="28"/>
          <w:szCs w:val="28"/>
        </w:rPr>
        <w:t>from sklearn.metrics import mean_absolute_error, mean_squared_error, r2_score</w:t>
      </w:r>
    </w:p>
    <w:p w14:paraId="7B2CE21A" w14:textId="77777777" w:rsidR="000F38CB" w:rsidRPr="00C16D91" w:rsidRDefault="000F38CB" w:rsidP="00D55D05">
      <w:pPr>
        <w:rPr>
          <w:rFonts w:ascii="Consolas" w:hAnsi="Consolas" w:cs="Times New Roman"/>
          <w:sz w:val="28"/>
          <w:szCs w:val="28"/>
        </w:rPr>
      </w:pPr>
      <w:r w:rsidRPr="00C16D91">
        <w:rPr>
          <w:rFonts w:ascii="Consolas" w:hAnsi="Consolas" w:cs="Times New Roman"/>
          <w:sz w:val="28"/>
          <w:szCs w:val="28"/>
        </w:rPr>
        <w:t>import joblib</w:t>
      </w:r>
    </w:p>
    <w:p w14:paraId="03EAEC65" w14:textId="77777777" w:rsidR="000F38CB" w:rsidRPr="00C16D91" w:rsidRDefault="000F38CB" w:rsidP="00D55D05">
      <w:pPr>
        <w:rPr>
          <w:rFonts w:ascii="Consolas" w:hAnsi="Consolas" w:cs="Times New Roman"/>
          <w:sz w:val="28"/>
          <w:szCs w:val="28"/>
        </w:rPr>
      </w:pPr>
      <w:r w:rsidRPr="00C16D91">
        <w:rPr>
          <w:rFonts w:ascii="Consolas" w:hAnsi="Consolas" w:cs="Times New Roman"/>
          <w:sz w:val="28"/>
          <w:szCs w:val="28"/>
        </w:rPr>
        <w:t>from pymongo import MongoClient</w:t>
      </w:r>
    </w:p>
    <w:p w14:paraId="667B965C" w14:textId="77777777" w:rsidR="000F38CB" w:rsidRDefault="000F38CB" w:rsidP="00D55D05">
      <w:pPr>
        <w:rPr>
          <w:rFonts w:ascii="Consolas" w:hAnsi="Consolas" w:cs="Times New Roman"/>
        </w:rPr>
      </w:pPr>
    </w:p>
    <w:p w14:paraId="2E44460D" w14:textId="693ED89D" w:rsidR="000F38CB" w:rsidRPr="000347EB" w:rsidRDefault="000F38CB" w:rsidP="00D55D05">
      <w:pPr>
        <w:rPr>
          <w:rFonts w:cstheme="minorHAnsi"/>
          <w:sz w:val="32"/>
          <w:szCs w:val="32"/>
        </w:rPr>
      </w:pPr>
      <w:r w:rsidRPr="000347EB">
        <w:rPr>
          <w:rFonts w:cstheme="minorHAnsi"/>
          <w:b/>
          <w:bCs/>
          <w:sz w:val="32"/>
          <w:szCs w:val="32"/>
        </w:rPr>
        <w:t>import numpy as np:</w:t>
      </w:r>
      <w:r w:rsidRPr="000347EB">
        <w:rPr>
          <w:rFonts w:cstheme="minorHAnsi"/>
          <w:b/>
          <w:bCs/>
          <w:sz w:val="24"/>
          <w:szCs w:val="24"/>
        </w:rPr>
        <w:t xml:space="preserve"> </w:t>
      </w:r>
      <w:r w:rsidRPr="000347EB">
        <w:rPr>
          <w:rFonts w:cstheme="minorHAnsi"/>
          <w:sz w:val="32"/>
          <w:szCs w:val="32"/>
        </w:rPr>
        <w:t>Imports the NumPy library, which is used for numerical computations like handling arrays, mathematical functions, and dealing with missing values.</w:t>
      </w:r>
    </w:p>
    <w:p w14:paraId="0C403984" w14:textId="2B08DBCC" w:rsidR="000F38CB" w:rsidRPr="000347EB" w:rsidRDefault="000F38CB" w:rsidP="00C43C44">
      <w:pPr>
        <w:rPr>
          <w:rFonts w:cstheme="minorHAnsi"/>
          <w:sz w:val="32"/>
          <w:szCs w:val="32"/>
        </w:rPr>
      </w:pPr>
      <w:r w:rsidRPr="000347EB">
        <w:rPr>
          <w:rFonts w:cstheme="minorHAnsi"/>
          <w:b/>
          <w:bCs/>
          <w:sz w:val="32"/>
          <w:szCs w:val="32"/>
        </w:rPr>
        <w:t>import pandas as pd</w:t>
      </w:r>
      <w:r w:rsidRPr="000347EB">
        <w:rPr>
          <w:rFonts w:cstheme="minorHAnsi"/>
          <w:sz w:val="32"/>
          <w:szCs w:val="32"/>
        </w:rPr>
        <w:t>: Imports the Pandas library, essential for handling datasets in the form of DataFrames (tables). Useful for data manipulation, cleaning, and analysis.</w:t>
      </w:r>
    </w:p>
    <w:p w14:paraId="16EB39CC" w14:textId="0DE4F602" w:rsidR="000F38CB" w:rsidRPr="000347EB" w:rsidRDefault="000F38CB" w:rsidP="00C43C44">
      <w:pPr>
        <w:rPr>
          <w:rFonts w:cstheme="minorHAnsi"/>
          <w:sz w:val="32"/>
          <w:szCs w:val="32"/>
        </w:rPr>
      </w:pPr>
      <w:r w:rsidRPr="000347EB">
        <w:rPr>
          <w:rFonts w:cstheme="minorHAnsi"/>
          <w:b/>
          <w:bCs/>
          <w:sz w:val="32"/>
          <w:szCs w:val="32"/>
        </w:rPr>
        <w:lastRenderedPageBreak/>
        <w:t xml:space="preserve">import matplotlib.pyplot as plt: </w:t>
      </w:r>
      <w:r w:rsidRPr="000347EB">
        <w:rPr>
          <w:rFonts w:cstheme="minorHAnsi"/>
          <w:sz w:val="32"/>
          <w:szCs w:val="32"/>
        </w:rPr>
        <w:t>Imports Matplotlib's pyplot module for creating visualizations such as scatter plots, bar charts, and line graphs.</w:t>
      </w:r>
    </w:p>
    <w:p w14:paraId="17B27D94" w14:textId="23BE567D" w:rsidR="000F38CB" w:rsidRPr="002A507C" w:rsidRDefault="000F38CB" w:rsidP="00C43C44">
      <w:pPr>
        <w:rPr>
          <w:rFonts w:cstheme="minorHAnsi"/>
          <w:sz w:val="32"/>
          <w:szCs w:val="32"/>
        </w:rPr>
      </w:pPr>
      <w:r w:rsidRPr="002A507C">
        <w:rPr>
          <w:rFonts w:cstheme="minorHAnsi"/>
          <w:b/>
          <w:bCs/>
          <w:sz w:val="32"/>
          <w:szCs w:val="32"/>
        </w:rPr>
        <w:t xml:space="preserve">from sklearn.ensemble import RandomForestRegressor: </w:t>
      </w:r>
      <w:r w:rsidRPr="002A507C">
        <w:rPr>
          <w:rFonts w:cstheme="minorHAnsi"/>
          <w:sz w:val="32"/>
          <w:szCs w:val="32"/>
        </w:rPr>
        <w:t>Imports the RandomForestRegressor from scikit-learn, a machine learning model used for predicting continuous values like AQI (Air Quality Index).</w:t>
      </w:r>
    </w:p>
    <w:p w14:paraId="35884718" w14:textId="5808AFE2" w:rsidR="000F38CB" w:rsidRPr="002A507C" w:rsidRDefault="000F38CB" w:rsidP="00C43C44">
      <w:pPr>
        <w:rPr>
          <w:rFonts w:cstheme="minorHAnsi"/>
          <w:sz w:val="32"/>
          <w:szCs w:val="32"/>
        </w:rPr>
      </w:pPr>
      <w:r w:rsidRPr="002A507C">
        <w:rPr>
          <w:rFonts w:cstheme="minorHAnsi"/>
          <w:b/>
          <w:bCs/>
          <w:sz w:val="32"/>
          <w:szCs w:val="32"/>
        </w:rPr>
        <w:t>from sklearn.model_selection import train_test_split, GridSearchCV:</w:t>
      </w:r>
      <w:r w:rsidRPr="002A507C">
        <w:rPr>
          <w:rFonts w:cstheme="minorHAnsi"/>
          <w:sz w:val="32"/>
          <w:szCs w:val="32"/>
        </w:rPr>
        <w:t xml:space="preserve"> Imports train_test_split for splitting the dataset into training and testing parts, and GridSearchCV for finding the best hyperparameters for the Random Forest model using cross-validation.</w:t>
      </w:r>
    </w:p>
    <w:p w14:paraId="481C43A0" w14:textId="60504CF6" w:rsidR="000F38CB" w:rsidRPr="002A507C" w:rsidRDefault="000F38CB" w:rsidP="0029506A">
      <w:pPr>
        <w:rPr>
          <w:rFonts w:cstheme="minorHAnsi"/>
          <w:sz w:val="32"/>
          <w:szCs w:val="32"/>
        </w:rPr>
      </w:pPr>
      <w:r w:rsidRPr="002A507C">
        <w:rPr>
          <w:rFonts w:cstheme="minorHAnsi"/>
          <w:b/>
          <w:bCs/>
          <w:sz w:val="32"/>
          <w:szCs w:val="32"/>
        </w:rPr>
        <w:t xml:space="preserve">from sklearn.preprocessing import StandardScaler: </w:t>
      </w:r>
      <w:r w:rsidRPr="002A507C">
        <w:rPr>
          <w:rFonts w:cstheme="minorHAnsi"/>
          <w:sz w:val="32"/>
          <w:szCs w:val="32"/>
        </w:rPr>
        <w:t>Imports StandardScaler, a tool used to standardize (normalize) feature values so they have a mean of 0 and standard deviation of 1, making machine learning models more efficient.</w:t>
      </w:r>
    </w:p>
    <w:p w14:paraId="7F5B3E24" w14:textId="03A56DBC" w:rsidR="000F38CB" w:rsidRPr="002A507C" w:rsidRDefault="000F38CB" w:rsidP="00FC609E">
      <w:pPr>
        <w:rPr>
          <w:rFonts w:cstheme="minorHAnsi"/>
          <w:sz w:val="32"/>
          <w:szCs w:val="32"/>
        </w:rPr>
      </w:pPr>
      <w:r w:rsidRPr="002A507C">
        <w:rPr>
          <w:rFonts w:cstheme="minorHAnsi"/>
          <w:b/>
          <w:bCs/>
          <w:sz w:val="32"/>
          <w:szCs w:val="32"/>
        </w:rPr>
        <w:t xml:space="preserve">from sklearn.metrics import mean_absolute_error, mean_squared_error, r2_score: </w:t>
      </w:r>
      <w:r w:rsidRPr="002A507C">
        <w:rPr>
          <w:rFonts w:cstheme="minorHAnsi"/>
          <w:sz w:val="32"/>
          <w:szCs w:val="32"/>
        </w:rPr>
        <w:t>These are metrics to evaluate the regression model's performance:</w:t>
      </w:r>
    </w:p>
    <w:p w14:paraId="6A6BF64B" w14:textId="77777777" w:rsidR="000F38CB" w:rsidRPr="002A507C" w:rsidRDefault="000F38CB" w:rsidP="00FC609E">
      <w:pPr>
        <w:ind w:left="720"/>
        <w:rPr>
          <w:rFonts w:cstheme="minorHAnsi"/>
          <w:sz w:val="32"/>
          <w:szCs w:val="32"/>
        </w:rPr>
      </w:pPr>
      <w:r w:rsidRPr="002A507C">
        <w:rPr>
          <w:rFonts w:cstheme="minorHAnsi"/>
          <w:b/>
          <w:bCs/>
          <w:sz w:val="32"/>
          <w:szCs w:val="32"/>
        </w:rPr>
        <w:t>• mean_absolute_error (MAE)</w:t>
      </w:r>
      <w:r w:rsidRPr="002A507C">
        <w:rPr>
          <w:rFonts w:cstheme="minorHAnsi"/>
          <w:sz w:val="32"/>
          <w:szCs w:val="32"/>
        </w:rPr>
        <w:t>: Average of absolute differences between    actual and predicted values.</w:t>
      </w:r>
    </w:p>
    <w:p w14:paraId="4AD487F7" w14:textId="77777777" w:rsidR="000F38CB" w:rsidRPr="002A507C" w:rsidRDefault="000F38CB" w:rsidP="00FC609E">
      <w:pPr>
        <w:ind w:left="720"/>
        <w:rPr>
          <w:rFonts w:cstheme="minorHAnsi"/>
          <w:sz w:val="32"/>
          <w:szCs w:val="32"/>
        </w:rPr>
      </w:pPr>
      <w:r w:rsidRPr="002A507C">
        <w:rPr>
          <w:rFonts w:cstheme="minorHAnsi"/>
          <w:b/>
          <w:bCs/>
          <w:sz w:val="32"/>
          <w:szCs w:val="32"/>
        </w:rPr>
        <w:t>• mean_squared_error (MSE)</w:t>
      </w:r>
      <w:r w:rsidRPr="002A507C">
        <w:rPr>
          <w:rFonts w:cstheme="minorHAnsi"/>
          <w:sz w:val="32"/>
          <w:szCs w:val="32"/>
        </w:rPr>
        <w:t>: Average of squared differences. Penalizes large errors more.</w:t>
      </w:r>
    </w:p>
    <w:p w14:paraId="5670FE13" w14:textId="77777777" w:rsidR="000F38CB" w:rsidRPr="002A507C" w:rsidRDefault="000F38CB" w:rsidP="00FC609E">
      <w:pPr>
        <w:ind w:left="720"/>
        <w:rPr>
          <w:rFonts w:cstheme="minorHAnsi"/>
          <w:sz w:val="32"/>
          <w:szCs w:val="32"/>
        </w:rPr>
      </w:pPr>
      <w:r w:rsidRPr="002A507C">
        <w:rPr>
          <w:rFonts w:cstheme="minorHAnsi"/>
          <w:b/>
          <w:bCs/>
          <w:sz w:val="32"/>
          <w:szCs w:val="32"/>
        </w:rPr>
        <w:t>• r2_score</w:t>
      </w:r>
      <w:r w:rsidRPr="002A507C">
        <w:rPr>
          <w:rFonts w:cstheme="minorHAnsi"/>
          <w:sz w:val="32"/>
          <w:szCs w:val="32"/>
        </w:rPr>
        <w:t>: Measures how well predictions fit the data (1 = perfect, 0 =  poor).</w:t>
      </w:r>
    </w:p>
    <w:p w14:paraId="47CFF598" w14:textId="77777777" w:rsidR="000F38CB" w:rsidRPr="002A507C" w:rsidRDefault="000F38CB" w:rsidP="00FC609E">
      <w:pPr>
        <w:rPr>
          <w:rFonts w:cstheme="minorHAnsi"/>
          <w:sz w:val="32"/>
          <w:szCs w:val="32"/>
        </w:rPr>
      </w:pPr>
      <w:r w:rsidRPr="002A507C">
        <w:rPr>
          <w:rFonts w:cstheme="minorHAnsi"/>
          <w:b/>
          <w:bCs/>
          <w:sz w:val="32"/>
          <w:szCs w:val="32"/>
        </w:rPr>
        <w:t xml:space="preserve">import joblib : </w:t>
      </w:r>
      <w:r w:rsidRPr="002A507C">
        <w:rPr>
          <w:rFonts w:cstheme="minorHAnsi"/>
          <w:sz w:val="32"/>
          <w:szCs w:val="32"/>
        </w:rPr>
        <w:t>Imports joblib, a library used for saving (serializing) trained machine learning models and scalers into files for later use.</w:t>
      </w:r>
    </w:p>
    <w:p w14:paraId="100DA821" w14:textId="77777777" w:rsidR="000F38CB" w:rsidRPr="002A507C" w:rsidRDefault="000F38CB" w:rsidP="00FC609E">
      <w:pPr>
        <w:rPr>
          <w:rFonts w:cstheme="minorHAnsi"/>
          <w:sz w:val="32"/>
          <w:szCs w:val="32"/>
        </w:rPr>
      </w:pPr>
      <w:r w:rsidRPr="002A507C">
        <w:rPr>
          <w:rFonts w:cstheme="minorHAnsi"/>
          <w:b/>
          <w:bCs/>
          <w:sz w:val="32"/>
          <w:szCs w:val="32"/>
        </w:rPr>
        <w:lastRenderedPageBreak/>
        <w:t xml:space="preserve">from pymongo import MongoClient : </w:t>
      </w:r>
      <w:r w:rsidRPr="002A507C">
        <w:rPr>
          <w:rFonts w:cstheme="minorHAnsi"/>
          <w:sz w:val="32"/>
          <w:szCs w:val="32"/>
        </w:rPr>
        <w:t>Imports MongoClient from PyMongo to connect the Python application to a MongoDB database, from where the AQI data will be fetched.</w:t>
      </w:r>
    </w:p>
    <w:p w14:paraId="76F7C0A5" w14:textId="77777777" w:rsidR="000F38CB" w:rsidRPr="002A507C" w:rsidRDefault="000F38CB" w:rsidP="00FC609E">
      <w:pPr>
        <w:rPr>
          <w:rFonts w:cstheme="minorHAnsi"/>
          <w:sz w:val="32"/>
          <w:szCs w:val="32"/>
        </w:rPr>
      </w:pPr>
    </w:p>
    <w:p w14:paraId="77180017" w14:textId="77777777" w:rsidR="000F38CB" w:rsidRPr="002209F9" w:rsidRDefault="000F38CB" w:rsidP="00FC609E">
      <w:pPr>
        <w:rPr>
          <w:rFonts w:cstheme="minorHAnsi"/>
          <w:b/>
          <w:bCs/>
          <w:sz w:val="36"/>
          <w:szCs w:val="36"/>
        </w:rPr>
      </w:pPr>
      <w:r w:rsidRPr="002209F9">
        <w:rPr>
          <w:rFonts w:cstheme="minorHAnsi"/>
          <w:b/>
          <w:bCs/>
          <w:sz w:val="36"/>
          <w:szCs w:val="36"/>
        </w:rPr>
        <w:t>STEP 2: Load and Prepare Data</w:t>
      </w:r>
    </w:p>
    <w:p w14:paraId="6EC878A0" w14:textId="77777777" w:rsidR="000F38CB" w:rsidRPr="005823AC" w:rsidRDefault="000F38CB" w:rsidP="00FC609E">
      <w:pPr>
        <w:rPr>
          <w:rFonts w:cstheme="minorHAnsi"/>
          <w:b/>
          <w:bCs/>
          <w:sz w:val="32"/>
          <w:szCs w:val="32"/>
        </w:rPr>
      </w:pPr>
      <w:r w:rsidRPr="005823AC">
        <w:rPr>
          <w:rFonts w:cstheme="minorHAnsi"/>
          <w:b/>
          <w:bCs/>
          <w:sz w:val="36"/>
          <w:szCs w:val="36"/>
        </w:rPr>
        <w:t xml:space="preserve">• </w:t>
      </w:r>
      <w:r w:rsidRPr="005823AC">
        <w:rPr>
          <w:rFonts w:cstheme="minorHAnsi"/>
          <w:b/>
          <w:bCs/>
          <w:sz w:val="32"/>
          <w:szCs w:val="32"/>
        </w:rPr>
        <w:t>Connect to MongoDB</w:t>
      </w:r>
    </w:p>
    <w:p w14:paraId="1BC8963A" w14:textId="77777777" w:rsidR="000F38CB" w:rsidRPr="005823AC" w:rsidRDefault="000F38CB" w:rsidP="00541CC3">
      <w:pPr>
        <w:rPr>
          <w:rFonts w:ascii="Consolas" w:hAnsi="Consolas" w:cs="Times New Roman"/>
          <w:sz w:val="28"/>
          <w:szCs w:val="28"/>
        </w:rPr>
      </w:pPr>
      <w:r w:rsidRPr="005823AC">
        <w:rPr>
          <w:rFonts w:ascii="Consolas" w:hAnsi="Consolas" w:cs="Times New Roman"/>
          <w:sz w:val="28"/>
          <w:szCs w:val="28"/>
        </w:rPr>
        <w:t>client = MongoClient("mongodb://localhost:27017/")</w:t>
      </w:r>
    </w:p>
    <w:p w14:paraId="7937EB89" w14:textId="77777777" w:rsidR="000F38CB" w:rsidRPr="005823AC" w:rsidRDefault="000F38CB" w:rsidP="00541CC3">
      <w:pPr>
        <w:rPr>
          <w:rFonts w:ascii="Consolas" w:hAnsi="Consolas" w:cs="Times New Roman"/>
          <w:sz w:val="28"/>
          <w:szCs w:val="28"/>
        </w:rPr>
      </w:pPr>
      <w:r w:rsidRPr="005823AC">
        <w:rPr>
          <w:rFonts w:ascii="Consolas" w:hAnsi="Consolas" w:cs="Times New Roman"/>
          <w:sz w:val="28"/>
          <w:szCs w:val="28"/>
        </w:rPr>
        <w:t>db = client["AQI"]</w:t>
      </w:r>
    </w:p>
    <w:p w14:paraId="7153D702" w14:textId="77777777" w:rsidR="000F38CB" w:rsidRPr="005823AC" w:rsidRDefault="000F38CB" w:rsidP="00541CC3">
      <w:pPr>
        <w:rPr>
          <w:rFonts w:ascii="Consolas" w:hAnsi="Consolas" w:cs="Times New Roman"/>
          <w:sz w:val="28"/>
          <w:szCs w:val="28"/>
        </w:rPr>
      </w:pPr>
      <w:r w:rsidRPr="005823AC">
        <w:rPr>
          <w:rFonts w:ascii="Consolas" w:hAnsi="Consolas" w:cs="Times New Roman"/>
          <w:sz w:val="28"/>
          <w:szCs w:val="28"/>
        </w:rPr>
        <w:t>collection = db["china_data"]</w:t>
      </w:r>
    </w:p>
    <w:p w14:paraId="386C6BD3" w14:textId="77777777" w:rsidR="000F38CB" w:rsidRPr="005823AC" w:rsidRDefault="000F38CB" w:rsidP="000F38CB">
      <w:pPr>
        <w:pStyle w:val="ListParagraph"/>
        <w:numPr>
          <w:ilvl w:val="0"/>
          <w:numId w:val="13"/>
        </w:numPr>
        <w:spacing w:line="278" w:lineRule="auto"/>
        <w:rPr>
          <w:rFonts w:cstheme="minorHAnsi"/>
          <w:sz w:val="32"/>
          <w:szCs w:val="32"/>
        </w:rPr>
      </w:pPr>
      <w:r w:rsidRPr="005823AC">
        <w:rPr>
          <w:rFonts w:cstheme="minorHAnsi"/>
          <w:sz w:val="32"/>
          <w:szCs w:val="32"/>
        </w:rPr>
        <w:t>The code connects to a local MongoDB server running on localhost at the default port 27017. It then selects the "AQI" database and accesses the "china_data" collection within it. The data from this collection is fetched and stored in a Pandas DataFrame for further analysis.</w:t>
      </w:r>
    </w:p>
    <w:p w14:paraId="3271607C" w14:textId="77777777" w:rsidR="000F38CB" w:rsidRPr="00DF3ABE" w:rsidRDefault="000F38CB" w:rsidP="00541CC3">
      <w:pPr>
        <w:rPr>
          <w:rFonts w:cstheme="minorHAnsi"/>
          <w:b/>
          <w:bCs/>
          <w:sz w:val="32"/>
          <w:szCs w:val="32"/>
        </w:rPr>
      </w:pPr>
      <w:r w:rsidRPr="00DF3ABE">
        <w:rPr>
          <w:rFonts w:cstheme="minorHAnsi"/>
          <w:sz w:val="32"/>
          <w:szCs w:val="32"/>
        </w:rPr>
        <w:t xml:space="preserve"> </w:t>
      </w:r>
      <w:r w:rsidRPr="00DF3ABE">
        <w:rPr>
          <w:rFonts w:cstheme="minorHAnsi"/>
          <w:b/>
          <w:bCs/>
          <w:sz w:val="32"/>
          <w:szCs w:val="32"/>
        </w:rPr>
        <w:t>• Load Data From MongoDB</w:t>
      </w:r>
    </w:p>
    <w:p w14:paraId="428F3EED" w14:textId="77777777" w:rsidR="000F38CB" w:rsidRPr="00A05E5A" w:rsidRDefault="000F38CB" w:rsidP="00541CC3">
      <w:pPr>
        <w:rPr>
          <w:rFonts w:ascii="Consolas" w:hAnsi="Consolas" w:cs="Times New Roman"/>
          <w:sz w:val="28"/>
          <w:szCs w:val="28"/>
        </w:rPr>
      </w:pPr>
      <w:r w:rsidRPr="00A05E5A">
        <w:rPr>
          <w:rFonts w:ascii="Consolas" w:hAnsi="Consolas" w:cs="Times New Roman"/>
          <w:sz w:val="28"/>
          <w:szCs w:val="28"/>
        </w:rPr>
        <w:t>air = pd.DataFrame(list(collection.find()))</w:t>
      </w:r>
    </w:p>
    <w:p w14:paraId="0C6DE7B0" w14:textId="77777777" w:rsidR="000F38CB" w:rsidRPr="00A05E5A" w:rsidRDefault="000F38CB" w:rsidP="000F38CB">
      <w:pPr>
        <w:pStyle w:val="ListParagraph"/>
        <w:numPr>
          <w:ilvl w:val="0"/>
          <w:numId w:val="13"/>
        </w:numPr>
        <w:spacing w:line="278" w:lineRule="auto"/>
        <w:rPr>
          <w:rFonts w:cstheme="minorHAnsi"/>
          <w:sz w:val="32"/>
          <w:szCs w:val="32"/>
        </w:rPr>
      </w:pPr>
      <w:r w:rsidRPr="00A05E5A">
        <w:rPr>
          <w:rFonts w:cstheme="minorHAnsi"/>
          <w:sz w:val="32"/>
          <w:szCs w:val="32"/>
        </w:rPr>
        <w:t>This line of code fetches all the data from the "china_data" collection in MongoDB, converts it into a list, and then creates a Pandas DataFrame called air from the list. The DataFrame makes it easier to manipulate and analyze the data.</w:t>
      </w:r>
    </w:p>
    <w:p w14:paraId="6F5DF964" w14:textId="209B4D49" w:rsidR="000F38CB" w:rsidRPr="00A05E5A" w:rsidRDefault="000F38CB" w:rsidP="007336DF">
      <w:pPr>
        <w:rPr>
          <w:rFonts w:cstheme="minorHAnsi"/>
          <w:b/>
          <w:bCs/>
          <w:sz w:val="32"/>
          <w:szCs w:val="32"/>
        </w:rPr>
      </w:pPr>
      <w:r w:rsidRPr="00A05E5A">
        <w:rPr>
          <w:rFonts w:cstheme="minorHAnsi"/>
          <w:b/>
          <w:bCs/>
          <w:sz w:val="32"/>
          <w:szCs w:val="32"/>
        </w:rPr>
        <w:t xml:space="preserve">• Drop unwanted columns </w:t>
      </w:r>
    </w:p>
    <w:p w14:paraId="033562D9" w14:textId="77777777" w:rsidR="000F38CB" w:rsidRPr="0028417F" w:rsidRDefault="000F38CB" w:rsidP="007336DF">
      <w:pPr>
        <w:rPr>
          <w:rFonts w:ascii="Consolas" w:hAnsi="Consolas" w:cs="Times New Roman"/>
          <w:sz w:val="28"/>
          <w:szCs w:val="28"/>
        </w:rPr>
      </w:pPr>
      <w:r w:rsidRPr="0028417F">
        <w:rPr>
          <w:rFonts w:ascii="Consolas" w:hAnsi="Consolas" w:cs="Times New Roman"/>
          <w:sz w:val="28"/>
          <w:szCs w:val="28"/>
        </w:rPr>
        <w:t>air.drop(columns=["_id", "station"], inplace=True, errors="ignore")</w:t>
      </w:r>
    </w:p>
    <w:p w14:paraId="321DD981" w14:textId="77777777" w:rsidR="000F38CB" w:rsidRPr="0028417F" w:rsidRDefault="000F38CB" w:rsidP="000F38CB">
      <w:pPr>
        <w:pStyle w:val="ListParagraph"/>
        <w:numPr>
          <w:ilvl w:val="0"/>
          <w:numId w:val="13"/>
        </w:numPr>
        <w:spacing w:line="278" w:lineRule="auto"/>
        <w:rPr>
          <w:rFonts w:cstheme="minorHAnsi"/>
          <w:sz w:val="32"/>
          <w:szCs w:val="32"/>
        </w:rPr>
      </w:pPr>
      <w:r w:rsidRPr="0028417F">
        <w:rPr>
          <w:rFonts w:cstheme="minorHAnsi"/>
          <w:sz w:val="32"/>
          <w:szCs w:val="32"/>
        </w:rPr>
        <w:t>Drops the "_id" and "station" columns from the air DataFrame</w:t>
      </w:r>
    </w:p>
    <w:p w14:paraId="3E2DE5F5" w14:textId="77777777" w:rsidR="000F38CB" w:rsidRPr="0028417F" w:rsidRDefault="000F38CB" w:rsidP="007336DF">
      <w:pPr>
        <w:rPr>
          <w:rFonts w:cstheme="minorHAnsi"/>
          <w:b/>
          <w:bCs/>
          <w:sz w:val="32"/>
          <w:szCs w:val="32"/>
        </w:rPr>
      </w:pPr>
      <w:r w:rsidRPr="0028417F">
        <w:rPr>
          <w:rFonts w:cstheme="minorHAnsi"/>
          <w:b/>
          <w:bCs/>
          <w:sz w:val="32"/>
          <w:szCs w:val="32"/>
        </w:rPr>
        <w:t>• Convert time column</w:t>
      </w:r>
    </w:p>
    <w:p w14:paraId="01DBCC69" w14:textId="77777777" w:rsidR="000F38CB" w:rsidRPr="0028417F" w:rsidRDefault="000F38CB" w:rsidP="007336DF">
      <w:pPr>
        <w:rPr>
          <w:rFonts w:ascii="Consolas" w:hAnsi="Consolas" w:cs="Times New Roman"/>
          <w:sz w:val="28"/>
          <w:szCs w:val="28"/>
        </w:rPr>
      </w:pPr>
      <w:r w:rsidRPr="0028417F">
        <w:rPr>
          <w:rFonts w:ascii="Consolas" w:hAnsi="Consolas" w:cs="Times New Roman"/>
          <w:sz w:val="28"/>
          <w:szCs w:val="28"/>
        </w:rPr>
        <w:t>air["hour"] = pd.to_datetime(air["hour"], errors="coerce")</w:t>
      </w:r>
    </w:p>
    <w:p w14:paraId="683D9AE7" w14:textId="77777777" w:rsidR="000F38CB" w:rsidRPr="0028417F" w:rsidRDefault="000F38CB" w:rsidP="003B29B7">
      <w:pPr>
        <w:ind w:left="360"/>
        <w:rPr>
          <w:rFonts w:cstheme="minorHAnsi"/>
          <w:sz w:val="32"/>
          <w:szCs w:val="32"/>
        </w:rPr>
      </w:pPr>
      <w:r>
        <w:rPr>
          <w:rFonts w:ascii="Times New Roman" w:hAnsi="Times New Roman" w:cs="Times New Roman"/>
          <w:sz w:val="28"/>
          <w:szCs w:val="28"/>
        </w:rPr>
        <w:t xml:space="preserve"> -   </w:t>
      </w:r>
      <w:r w:rsidRPr="0028417F">
        <w:rPr>
          <w:rFonts w:cstheme="minorHAnsi"/>
          <w:sz w:val="32"/>
          <w:szCs w:val="32"/>
        </w:rPr>
        <w:t>converts the "hour" column to a date/time format.</w:t>
      </w:r>
    </w:p>
    <w:p w14:paraId="1E6C8A0E" w14:textId="77777777" w:rsidR="000F38CB" w:rsidRPr="00BF02B3" w:rsidRDefault="000F38CB" w:rsidP="003B29B7">
      <w:pPr>
        <w:rPr>
          <w:rFonts w:cstheme="minorHAnsi"/>
          <w:b/>
          <w:bCs/>
          <w:sz w:val="32"/>
          <w:szCs w:val="32"/>
        </w:rPr>
      </w:pPr>
      <w:r w:rsidRPr="00BF02B3">
        <w:rPr>
          <w:rFonts w:cstheme="minorHAnsi"/>
          <w:b/>
          <w:bCs/>
          <w:sz w:val="32"/>
          <w:szCs w:val="32"/>
        </w:rPr>
        <w:lastRenderedPageBreak/>
        <w:t>• Handling Outliers</w:t>
      </w:r>
    </w:p>
    <w:p w14:paraId="44F90869" w14:textId="77777777" w:rsidR="000F38CB" w:rsidRPr="00BF02B3" w:rsidRDefault="000F38CB" w:rsidP="003B29B7">
      <w:pPr>
        <w:rPr>
          <w:rFonts w:ascii="Consolas" w:hAnsi="Consolas" w:cs="Times New Roman"/>
          <w:sz w:val="28"/>
          <w:szCs w:val="28"/>
        </w:rPr>
      </w:pPr>
      <w:r w:rsidRPr="00BF02B3">
        <w:rPr>
          <w:rFonts w:ascii="Consolas" w:hAnsi="Consolas" w:cs="Times New Roman"/>
          <w:sz w:val="28"/>
          <w:szCs w:val="28"/>
        </w:rPr>
        <w:t>air_cleaned = air.copy()</w:t>
      </w:r>
    </w:p>
    <w:p w14:paraId="20C48F5F" w14:textId="77777777" w:rsidR="000F38CB" w:rsidRPr="00BF02B3" w:rsidRDefault="000F38CB" w:rsidP="003B29B7">
      <w:pPr>
        <w:rPr>
          <w:rFonts w:ascii="Consolas" w:hAnsi="Consolas" w:cs="Times New Roman"/>
          <w:sz w:val="28"/>
          <w:szCs w:val="28"/>
        </w:rPr>
      </w:pPr>
      <w:r w:rsidRPr="00BF02B3">
        <w:rPr>
          <w:rFonts w:ascii="Consolas" w:hAnsi="Consolas" w:cs="Times New Roman"/>
          <w:sz w:val="28"/>
          <w:szCs w:val="28"/>
        </w:rPr>
        <w:t>for column in air_cleaned.select_dtypes(include=['number']).columns:</w:t>
      </w:r>
    </w:p>
    <w:p w14:paraId="2FBCE037" w14:textId="77777777" w:rsidR="000F38CB" w:rsidRPr="00BF02B3" w:rsidRDefault="000F38CB" w:rsidP="003B29B7">
      <w:pPr>
        <w:rPr>
          <w:rFonts w:ascii="Consolas" w:hAnsi="Consolas" w:cs="Times New Roman"/>
          <w:sz w:val="28"/>
          <w:szCs w:val="28"/>
        </w:rPr>
      </w:pPr>
      <w:r w:rsidRPr="00BF02B3">
        <w:rPr>
          <w:rFonts w:ascii="Consolas" w:hAnsi="Consolas" w:cs="Times New Roman"/>
          <w:sz w:val="28"/>
          <w:szCs w:val="28"/>
        </w:rPr>
        <w:t xml:space="preserve">    Q1 = air_cleaned[column].quantile(0.25)</w:t>
      </w:r>
    </w:p>
    <w:p w14:paraId="7BF27A5D" w14:textId="77777777" w:rsidR="000F38CB" w:rsidRPr="00BF02B3" w:rsidRDefault="000F38CB" w:rsidP="003B29B7">
      <w:pPr>
        <w:rPr>
          <w:rFonts w:ascii="Consolas" w:hAnsi="Consolas" w:cs="Times New Roman"/>
          <w:sz w:val="28"/>
          <w:szCs w:val="28"/>
        </w:rPr>
      </w:pPr>
      <w:r w:rsidRPr="00BF02B3">
        <w:rPr>
          <w:rFonts w:ascii="Consolas" w:hAnsi="Consolas" w:cs="Times New Roman"/>
          <w:sz w:val="28"/>
          <w:szCs w:val="28"/>
        </w:rPr>
        <w:t xml:space="preserve">    Q3 = air_cleaned[column].quantile(0.75)</w:t>
      </w:r>
    </w:p>
    <w:p w14:paraId="204D4091" w14:textId="77777777" w:rsidR="000F38CB" w:rsidRPr="00BF02B3" w:rsidRDefault="000F38CB" w:rsidP="003B29B7">
      <w:pPr>
        <w:rPr>
          <w:rFonts w:ascii="Consolas" w:hAnsi="Consolas" w:cs="Times New Roman"/>
          <w:sz w:val="28"/>
          <w:szCs w:val="28"/>
        </w:rPr>
      </w:pPr>
      <w:r w:rsidRPr="00BF02B3">
        <w:rPr>
          <w:rFonts w:ascii="Consolas" w:hAnsi="Consolas" w:cs="Times New Roman"/>
          <w:sz w:val="28"/>
          <w:szCs w:val="28"/>
        </w:rPr>
        <w:t xml:space="preserve">    IQR = Q3 - Q1</w:t>
      </w:r>
    </w:p>
    <w:p w14:paraId="4EB2BB0A" w14:textId="77777777" w:rsidR="000F38CB" w:rsidRPr="00BF02B3" w:rsidRDefault="000F38CB" w:rsidP="003B29B7">
      <w:pPr>
        <w:rPr>
          <w:rFonts w:ascii="Consolas" w:hAnsi="Consolas" w:cs="Times New Roman"/>
          <w:sz w:val="28"/>
          <w:szCs w:val="28"/>
        </w:rPr>
      </w:pPr>
      <w:r w:rsidRPr="00BF02B3">
        <w:rPr>
          <w:rFonts w:ascii="Consolas" w:hAnsi="Consolas" w:cs="Times New Roman"/>
          <w:b/>
          <w:bCs/>
          <w:sz w:val="28"/>
          <w:szCs w:val="28"/>
        </w:rPr>
        <w:t xml:space="preserve">    </w:t>
      </w:r>
      <w:r w:rsidRPr="00BF02B3">
        <w:rPr>
          <w:rFonts w:ascii="Consolas" w:hAnsi="Consolas" w:cs="Times New Roman"/>
          <w:sz w:val="28"/>
          <w:szCs w:val="28"/>
        </w:rPr>
        <w:t>lower_bound = Q1 - 1.5 * IQR</w:t>
      </w:r>
    </w:p>
    <w:p w14:paraId="39BE4999" w14:textId="77777777" w:rsidR="000F38CB" w:rsidRPr="00BF02B3" w:rsidRDefault="000F38CB" w:rsidP="003B29B7">
      <w:pPr>
        <w:rPr>
          <w:rFonts w:ascii="Consolas" w:hAnsi="Consolas" w:cs="Times New Roman"/>
          <w:sz w:val="28"/>
          <w:szCs w:val="28"/>
        </w:rPr>
      </w:pPr>
      <w:r w:rsidRPr="00BF02B3">
        <w:rPr>
          <w:rFonts w:ascii="Consolas" w:hAnsi="Consolas" w:cs="Times New Roman"/>
          <w:sz w:val="28"/>
          <w:szCs w:val="28"/>
        </w:rPr>
        <w:t xml:space="preserve">    upper_bound = Q3 + 1.5 * IQR</w:t>
      </w:r>
    </w:p>
    <w:p w14:paraId="541A39B0" w14:textId="77777777" w:rsidR="000F38CB" w:rsidRPr="00BF02B3" w:rsidRDefault="000F38CB" w:rsidP="003B29B7">
      <w:pPr>
        <w:rPr>
          <w:rFonts w:ascii="Consolas" w:hAnsi="Consolas" w:cs="Times New Roman"/>
          <w:sz w:val="28"/>
          <w:szCs w:val="28"/>
        </w:rPr>
      </w:pPr>
    </w:p>
    <w:p w14:paraId="0D23FD3E" w14:textId="77777777" w:rsidR="000F38CB" w:rsidRPr="00BF02B3" w:rsidRDefault="000F38CB" w:rsidP="003B29B7">
      <w:pPr>
        <w:rPr>
          <w:rFonts w:ascii="Consolas" w:hAnsi="Consolas" w:cs="Times New Roman"/>
          <w:sz w:val="28"/>
          <w:szCs w:val="28"/>
        </w:rPr>
      </w:pPr>
      <w:r w:rsidRPr="00BF02B3">
        <w:rPr>
          <w:rFonts w:ascii="Consolas" w:hAnsi="Consolas" w:cs="Times New Roman"/>
          <w:sz w:val="28"/>
          <w:szCs w:val="28"/>
        </w:rPr>
        <w:t xml:space="preserve">    air_cleaned[column] = air_cleaned[column].apply(</w:t>
      </w:r>
    </w:p>
    <w:p w14:paraId="38B6E101" w14:textId="77777777" w:rsidR="000F38CB" w:rsidRPr="00BF02B3" w:rsidRDefault="000F38CB" w:rsidP="003B29B7">
      <w:pPr>
        <w:rPr>
          <w:rFonts w:ascii="Consolas" w:hAnsi="Consolas" w:cs="Times New Roman"/>
          <w:sz w:val="28"/>
          <w:szCs w:val="28"/>
        </w:rPr>
      </w:pPr>
      <w:r w:rsidRPr="00BF02B3">
        <w:rPr>
          <w:rFonts w:ascii="Consolas" w:hAnsi="Consolas" w:cs="Times New Roman"/>
          <w:sz w:val="28"/>
          <w:szCs w:val="28"/>
        </w:rPr>
        <w:t xml:space="preserve">        lambda x: x if lower_bound &lt;= x &lt;= upper_bound else np.nan</w:t>
      </w:r>
    </w:p>
    <w:p w14:paraId="5AE2C704" w14:textId="77777777" w:rsidR="000F38CB" w:rsidRPr="00BF02B3" w:rsidRDefault="000F38CB" w:rsidP="003B29B7">
      <w:pPr>
        <w:rPr>
          <w:rFonts w:ascii="Consolas" w:hAnsi="Consolas" w:cs="Times New Roman"/>
          <w:sz w:val="28"/>
          <w:szCs w:val="28"/>
        </w:rPr>
      </w:pPr>
      <w:r w:rsidRPr="00BF02B3">
        <w:rPr>
          <w:rFonts w:ascii="Consolas" w:hAnsi="Consolas" w:cs="Times New Roman"/>
          <w:sz w:val="28"/>
          <w:szCs w:val="28"/>
        </w:rPr>
        <w:t xml:space="preserve">    )</w:t>
      </w:r>
    </w:p>
    <w:p w14:paraId="48F9D49F" w14:textId="77777777" w:rsidR="000F38CB" w:rsidRPr="00BF02B3" w:rsidRDefault="000F38CB" w:rsidP="000F38CB">
      <w:pPr>
        <w:pStyle w:val="ListParagraph"/>
        <w:numPr>
          <w:ilvl w:val="0"/>
          <w:numId w:val="13"/>
        </w:numPr>
        <w:spacing w:line="278" w:lineRule="auto"/>
        <w:rPr>
          <w:rFonts w:cstheme="minorHAnsi"/>
          <w:sz w:val="32"/>
          <w:szCs w:val="32"/>
        </w:rPr>
      </w:pPr>
      <w:r w:rsidRPr="00BF02B3">
        <w:rPr>
          <w:rFonts w:cstheme="minorHAnsi"/>
          <w:sz w:val="32"/>
          <w:szCs w:val="32"/>
        </w:rPr>
        <w:t>Detect and replaces outliers in numerical columns of the air DataFrame with NaN vlues using the Interquartile Range(IQR) method</w:t>
      </w:r>
    </w:p>
    <w:p w14:paraId="335EAE61" w14:textId="77777777" w:rsidR="000F38CB" w:rsidRPr="00BF02B3" w:rsidRDefault="000F38CB" w:rsidP="001F0AEB">
      <w:pPr>
        <w:rPr>
          <w:rFonts w:cstheme="minorHAnsi"/>
          <w:b/>
          <w:bCs/>
          <w:sz w:val="32"/>
          <w:szCs w:val="32"/>
        </w:rPr>
      </w:pPr>
      <w:r w:rsidRPr="00BF02B3">
        <w:rPr>
          <w:rFonts w:cstheme="minorHAnsi"/>
          <w:b/>
          <w:bCs/>
          <w:sz w:val="32"/>
          <w:szCs w:val="32"/>
        </w:rPr>
        <w:t>• Check for Missing values</w:t>
      </w:r>
    </w:p>
    <w:p w14:paraId="5254982D" w14:textId="77777777" w:rsidR="000F38CB" w:rsidRPr="00BF02B3" w:rsidRDefault="000F38CB" w:rsidP="001F0AEB">
      <w:pPr>
        <w:rPr>
          <w:rFonts w:ascii="Consolas" w:hAnsi="Consolas" w:cs="Times New Roman"/>
          <w:sz w:val="28"/>
          <w:szCs w:val="28"/>
        </w:rPr>
      </w:pPr>
      <w:r w:rsidRPr="00BF02B3">
        <w:rPr>
          <w:rFonts w:ascii="Consolas" w:hAnsi="Consolas" w:cs="Times New Roman"/>
          <w:sz w:val="28"/>
          <w:szCs w:val="28"/>
        </w:rPr>
        <w:t>air_cleaned.isnull().sum()</w:t>
      </w:r>
    </w:p>
    <w:p w14:paraId="125EE77E" w14:textId="77777777" w:rsidR="000F38CB" w:rsidRPr="00BF02B3" w:rsidRDefault="000F38CB" w:rsidP="001F0AEB">
      <w:pPr>
        <w:rPr>
          <w:rFonts w:ascii="Consolas" w:hAnsi="Consolas" w:cs="Times New Roman"/>
          <w:sz w:val="28"/>
          <w:szCs w:val="28"/>
        </w:rPr>
      </w:pPr>
      <w:r w:rsidRPr="00BF02B3">
        <w:rPr>
          <w:rFonts w:ascii="Consolas" w:hAnsi="Consolas" w:cs="Times New Roman"/>
          <w:sz w:val="28"/>
          <w:szCs w:val="28"/>
        </w:rPr>
        <w:t>round(air_cleaned.isnull().sum()/len(air_cleaned.index), 4)*100</w:t>
      </w:r>
    </w:p>
    <w:p w14:paraId="5DE38AE3" w14:textId="77777777" w:rsidR="000F38CB" w:rsidRPr="00BF02B3" w:rsidRDefault="000F38CB" w:rsidP="000F38CB">
      <w:pPr>
        <w:pStyle w:val="ListParagraph"/>
        <w:numPr>
          <w:ilvl w:val="0"/>
          <w:numId w:val="13"/>
        </w:numPr>
        <w:spacing w:line="278" w:lineRule="auto"/>
        <w:rPr>
          <w:rFonts w:cstheme="minorHAnsi"/>
          <w:sz w:val="32"/>
          <w:szCs w:val="32"/>
        </w:rPr>
      </w:pPr>
      <w:r w:rsidRPr="00BF02B3">
        <w:rPr>
          <w:rFonts w:cstheme="minorHAnsi"/>
          <w:sz w:val="32"/>
          <w:szCs w:val="32"/>
        </w:rPr>
        <w:t>Check the number and percentage of missing values in the dataset</w:t>
      </w:r>
    </w:p>
    <w:p w14:paraId="7D54168E" w14:textId="77777777" w:rsidR="000F38CB" w:rsidRPr="008A2EBA" w:rsidRDefault="000F38CB" w:rsidP="001F0AEB">
      <w:pPr>
        <w:rPr>
          <w:rFonts w:cstheme="minorHAnsi"/>
          <w:b/>
          <w:bCs/>
          <w:sz w:val="32"/>
          <w:szCs w:val="32"/>
        </w:rPr>
      </w:pPr>
      <w:r w:rsidRPr="008A2EBA">
        <w:rPr>
          <w:rFonts w:cstheme="minorHAnsi"/>
          <w:b/>
          <w:bCs/>
          <w:sz w:val="32"/>
          <w:szCs w:val="32"/>
        </w:rPr>
        <w:t>• Fill Missing values</w:t>
      </w:r>
    </w:p>
    <w:p w14:paraId="1DF23B9A" w14:textId="77777777" w:rsidR="000F38CB" w:rsidRPr="008A2EBA" w:rsidRDefault="000F38CB" w:rsidP="001F0AEB">
      <w:pPr>
        <w:rPr>
          <w:rFonts w:ascii="Consolas" w:hAnsi="Consolas" w:cs="Times New Roman"/>
          <w:sz w:val="28"/>
          <w:szCs w:val="28"/>
        </w:rPr>
      </w:pPr>
      <w:r w:rsidRPr="008A2EBA">
        <w:rPr>
          <w:rFonts w:ascii="Consolas" w:hAnsi="Consolas" w:cs="Times New Roman"/>
          <w:sz w:val="28"/>
          <w:szCs w:val="28"/>
        </w:rPr>
        <w:t>air_cleaned['PM25']=air_cleaned['PM25'].fillna(air_cleaned['PM25'].mean())</w:t>
      </w:r>
    </w:p>
    <w:p w14:paraId="70E539B7" w14:textId="77777777" w:rsidR="000F38CB" w:rsidRPr="008A2EBA" w:rsidRDefault="000F38CB" w:rsidP="001F0AEB">
      <w:pPr>
        <w:rPr>
          <w:rFonts w:ascii="Consolas" w:hAnsi="Consolas" w:cs="Times New Roman"/>
          <w:sz w:val="28"/>
          <w:szCs w:val="28"/>
        </w:rPr>
      </w:pPr>
      <w:r w:rsidRPr="008A2EBA">
        <w:rPr>
          <w:rFonts w:ascii="Consolas" w:hAnsi="Consolas" w:cs="Times New Roman"/>
          <w:sz w:val="28"/>
          <w:szCs w:val="28"/>
        </w:rPr>
        <w:t>air_cleaned['wd']=air_cleaned['wd'].fillna(air_cleaned['wd'].mode()[0])</w:t>
      </w:r>
    </w:p>
    <w:p w14:paraId="24E41938" w14:textId="77777777" w:rsidR="000F38CB" w:rsidRPr="00F50F22" w:rsidRDefault="000F38CB" w:rsidP="000F38CB">
      <w:pPr>
        <w:pStyle w:val="ListParagraph"/>
        <w:numPr>
          <w:ilvl w:val="0"/>
          <w:numId w:val="13"/>
        </w:numPr>
        <w:spacing w:line="278" w:lineRule="auto"/>
        <w:rPr>
          <w:rFonts w:cstheme="minorHAnsi"/>
          <w:sz w:val="32"/>
          <w:szCs w:val="32"/>
        </w:rPr>
      </w:pPr>
      <w:r w:rsidRPr="00F50F22">
        <w:rPr>
          <w:rFonts w:cstheme="minorHAnsi"/>
          <w:sz w:val="32"/>
          <w:szCs w:val="32"/>
        </w:rPr>
        <w:lastRenderedPageBreak/>
        <w:t>Fill missing Numeric data with the mean and categorical column wd with its mode</w:t>
      </w:r>
    </w:p>
    <w:p w14:paraId="5DA83702" w14:textId="77777777" w:rsidR="000F38CB" w:rsidRDefault="000F38CB" w:rsidP="001F0AEB">
      <w:pPr>
        <w:pStyle w:val="ListParagraph"/>
        <w:rPr>
          <w:rFonts w:ascii="Times New Roman" w:hAnsi="Times New Roman" w:cs="Times New Roman"/>
          <w:sz w:val="28"/>
          <w:szCs w:val="28"/>
        </w:rPr>
      </w:pPr>
    </w:p>
    <w:p w14:paraId="19533460" w14:textId="77777777" w:rsidR="000F38CB" w:rsidRPr="002209F9" w:rsidRDefault="000F38CB" w:rsidP="00352FEF">
      <w:pPr>
        <w:rPr>
          <w:rFonts w:cstheme="minorHAnsi"/>
          <w:b/>
          <w:bCs/>
          <w:sz w:val="36"/>
          <w:szCs w:val="36"/>
        </w:rPr>
      </w:pPr>
      <w:r w:rsidRPr="002209F9">
        <w:rPr>
          <w:rFonts w:cstheme="minorHAnsi"/>
          <w:b/>
          <w:bCs/>
          <w:sz w:val="36"/>
          <w:szCs w:val="36"/>
        </w:rPr>
        <w:t>STEP 3: AQI Calculation</w:t>
      </w:r>
    </w:p>
    <w:p w14:paraId="280D08E3" w14:textId="77777777" w:rsidR="000F38CB" w:rsidRPr="00F50F22" w:rsidRDefault="000F38CB" w:rsidP="00352FEF">
      <w:pPr>
        <w:rPr>
          <w:rFonts w:cstheme="minorHAnsi"/>
          <w:b/>
          <w:bCs/>
          <w:sz w:val="32"/>
          <w:szCs w:val="32"/>
        </w:rPr>
      </w:pPr>
      <w:r w:rsidRPr="00F50F22">
        <w:rPr>
          <w:rFonts w:cstheme="minorHAnsi"/>
          <w:b/>
          <w:bCs/>
          <w:sz w:val="32"/>
          <w:szCs w:val="32"/>
        </w:rPr>
        <w:t>• Sub-Index Calculation Function</w:t>
      </w:r>
    </w:p>
    <w:p w14:paraId="171AC748" w14:textId="77777777" w:rsidR="000F38CB" w:rsidRPr="00F50F22" w:rsidRDefault="000F38CB" w:rsidP="00352FEF">
      <w:pPr>
        <w:ind w:left="720"/>
        <w:rPr>
          <w:rFonts w:ascii="Consolas" w:hAnsi="Consolas" w:cs="Times New Roman"/>
          <w:sz w:val="28"/>
          <w:szCs w:val="28"/>
        </w:rPr>
      </w:pPr>
      <w:r w:rsidRPr="00F50F22">
        <w:rPr>
          <w:rFonts w:ascii="Consolas" w:hAnsi="Consolas" w:cs="Times New Roman"/>
          <w:sz w:val="28"/>
          <w:szCs w:val="28"/>
        </w:rPr>
        <w:t>def calculate_sub_index(c, breakpoints):</w:t>
      </w:r>
    </w:p>
    <w:p w14:paraId="795BCE53" w14:textId="77777777" w:rsidR="000F38CB" w:rsidRPr="00F50F22" w:rsidRDefault="000F38CB" w:rsidP="00352FEF">
      <w:pPr>
        <w:ind w:left="720"/>
        <w:rPr>
          <w:rFonts w:ascii="Consolas" w:hAnsi="Consolas" w:cs="Times New Roman"/>
          <w:sz w:val="28"/>
          <w:szCs w:val="28"/>
        </w:rPr>
      </w:pPr>
      <w:r w:rsidRPr="00F50F22">
        <w:rPr>
          <w:rFonts w:ascii="Consolas" w:hAnsi="Consolas" w:cs="Times New Roman"/>
          <w:sz w:val="28"/>
          <w:szCs w:val="28"/>
        </w:rPr>
        <w:t xml:space="preserve">    if pd.isna(c):  </w:t>
      </w:r>
    </w:p>
    <w:p w14:paraId="520736B2" w14:textId="77777777" w:rsidR="000F38CB" w:rsidRPr="00F50F22" w:rsidRDefault="000F38CB" w:rsidP="00352FEF">
      <w:pPr>
        <w:ind w:left="720"/>
        <w:rPr>
          <w:rFonts w:ascii="Consolas" w:hAnsi="Consolas" w:cs="Times New Roman"/>
          <w:sz w:val="28"/>
          <w:szCs w:val="28"/>
        </w:rPr>
      </w:pPr>
      <w:r w:rsidRPr="00F50F22">
        <w:rPr>
          <w:rFonts w:ascii="Consolas" w:hAnsi="Consolas" w:cs="Times New Roman"/>
          <w:sz w:val="28"/>
          <w:szCs w:val="28"/>
        </w:rPr>
        <w:t xml:space="preserve">        return None</w:t>
      </w:r>
    </w:p>
    <w:p w14:paraId="79CA1DE8" w14:textId="77777777" w:rsidR="000F38CB" w:rsidRPr="00F50F22" w:rsidRDefault="000F38CB" w:rsidP="00352FEF">
      <w:pPr>
        <w:ind w:left="720"/>
        <w:rPr>
          <w:rFonts w:ascii="Consolas" w:hAnsi="Consolas" w:cs="Times New Roman"/>
          <w:sz w:val="28"/>
          <w:szCs w:val="28"/>
        </w:rPr>
      </w:pPr>
      <w:r w:rsidRPr="00F50F22">
        <w:rPr>
          <w:rFonts w:ascii="Consolas" w:hAnsi="Consolas" w:cs="Times New Roman"/>
          <w:sz w:val="28"/>
          <w:szCs w:val="28"/>
        </w:rPr>
        <w:t xml:space="preserve">    for i in range(len(breakpoints) - 1):</w:t>
      </w:r>
    </w:p>
    <w:p w14:paraId="59EA45EA" w14:textId="77777777" w:rsidR="000F38CB" w:rsidRPr="00F50F22" w:rsidRDefault="000F38CB" w:rsidP="00352FEF">
      <w:pPr>
        <w:ind w:left="720"/>
        <w:rPr>
          <w:rFonts w:ascii="Consolas" w:hAnsi="Consolas" w:cs="Times New Roman"/>
          <w:sz w:val="28"/>
          <w:szCs w:val="28"/>
        </w:rPr>
      </w:pPr>
      <w:r w:rsidRPr="00F50F22">
        <w:rPr>
          <w:rFonts w:ascii="Consolas" w:hAnsi="Consolas" w:cs="Times New Roman"/>
          <w:sz w:val="28"/>
          <w:szCs w:val="28"/>
        </w:rPr>
        <w:t xml:space="preserve">        if breakpoints[i][0] &lt;= c &lt;= breakpoints[i][1]:</w:t>
      </w:r>
    </w:p>
    <w:p w14:paraId="0B890CEF" w14:textId="77777777" w:rsidR="000F38CB" w:rsidRPr="00F50F22" w:rsidRDefault="000F38CB" w:rsidP="00352FEF">
      <w:pPr>
        <w:ind w:left="720"/>
        <w:rPr>
          <w:rFonts w:ascii="Consolas" w:hAnsi="Consolas" w:cs="Times New Roman"/>
          <w:sz w:val="28"/>
          <w:szCs w:val="28"/>
        </w:rPr>
      </w:pPr>
      <w:r w:rsidRPr="00F50F22">
        <w:rPr>
          <w:rFonts w:ascii="Consolas" w:hAnsi="Consolas" w:cs="Times New Roman"/>
          <w:sz w:val="28"/>
          <w:szCs w:val="28"/>
        </w:rPr>
        <w:t xml:space="preserve">            return ((breakpoints[i][3] - breakpoints[i][2]) / (breakpoints[i][1] - breakpoints[i][0])) * (c - breakpoints[i][0]) + breakpoints[i][2]</w:t>
      </w:r>
    </w:p>
    <w:p w14:paraId="23C1E805" w14:textId="77777777" w:rsidR="000F38CB" w:rsidRPr="00F50F22" w:rsidRDefault="000F38CB" w:rsidP="00352FEF">
      <w:pPr>
        <w:ind w:left="720"/>
        <w:rPr>
          <w:rFonts w:ascii="Consolas" w:hAnsi="Consolas" w:cs="Times New Roman"/>
          <w:sz w:val="28"/>
          <w:szCs w:val="28"/>
        </w:rPr>
      </w:pPr>
      <w:r w:rsidRPr="00F50F22">
        <w:rPr>
          <w:rFonts w:ascii="Consolas" w:hAnsi="Consolas" w:cs="Times New Roman"/>
          <w:sz w:val="28"/>
          <w:szCs w:val="28"/>
        </w:rPr>
        <w:t xml:space="preserve">    return None</w:t>
      </w:r>
    </w:p>
    <w:p w14:paraId="60EECE52" w14:textId="77777777" w:rsidR="000F38CB" w:rsidRPr="006E39FF" w:rsidRDefault="000F38CB" w:rsidP="000F38CB">
      <w:pPr>
        <w:pStyle w:val="ListParagraph"/>
        <w:numPr>
          <w:ilvl w:val="0"/>
          <w:numId w:val="13"/>
        </w:numPr>
        <w:spacing w:line="278" w:lineRule="auto"/>
        <w:rPr>
          <w:rFonts w:cstheme="minorHAnsi"/>
          <w:sz w:val="32"/>
          <w:szCs w:val="32"/>
        </w:rPr>
      </w:pPr>
      <w:r w:rsidRPr="006E39FF">
        <w:rPr>
          <w:rFonts w:cstheme="minorHAnsi"/>
          <w:sz w:val="32"/>
          <w:szCs w:val="32"/>
        </w:rPr>
        <w:t xml:space="preserve">This function calculate_sub_index computes the Air Quality Index (AQI) sub-index for a given pollutant concentration c, using a set of defined breakpoints. </w:t>
      </w:r>
    </w:p>
    <w:p w14:paraId="446E1D12" w14:textId="77777777" w:rsidR="000F38CB" w:rsidRPr="006E39FF" w:rsidRDefault="000F38CB" w:rsidP="000F38CB">
      <w:pPr>
        <w:pStyle w:val="ListParagraph"/>
        <w:numPr>
          <w:ilvl w:val="0"/>
          <w:numId w:val="13"/>
        </w:numPr>
        <w:spacing w:line="278" w:lineRule="auto"/>
        <w:rPr>
          <w:rFonts w:cstheme="minorHAnsi"/>
          <w:sz w:val="32"/>
          <w:szCs w:val="32"/>
        </w:rPr>
      </w:pPr>
      <w:r w:rsidRPr="006E39FF">
        <w:rPr>
          <w:rFonts w:cstheme="minorHAnsi"/>
          <w:sz w:val="32"/>
          <w:szCs w:val="32"/>
        </w:rPr>
        <w:t xml:space="preserve"> pd.isna(c) returns None if the concentration is missing (NaN).</w:t>
      </w:r>
    </w:p>
    <w:p w14:paraId="4F5E09FD" w14:textId="77777777" w:rsidR="000F38CB" w:rsidRPr="006E39FF" w:rsidRDefault="000F38CB" w:rsidP="000F38CB">
      <w:pPr>
        <w:pStyle w:val="ListParagraph"/>
        <w:numPr>
          <w:ilvl w:val="0"/>
          <w:numId w:val="13"/>
        </w:numPr>
        <w:spacing w:line="278" w:lineRule="auto"/>
        <w:rPr>
          <w:rFonts w:cstheme="minorHAnsi"/>
          <w:sz w:val="32"/>
          <w:szCs w:val="32"/>
        </w:rPr>
      </w:pPr>
      <w:r w:rsidRPr="006E39FF">
        <w:rPr>
          <w:rFonts w:cstheme="minorHAnsi"/>
          <w:sz w:val="32"/>
          <w:szCs w:val="32"/>
        </w:rPr>
        <w:t>The breakpoints list contains ranges of pollutant concentrations and their corresponding AQI values, like:</w:t>
      </w:r>
    </w:p>
    <w:p w14:paraId="65B20F91" w14:textId="77777777" w:rsidR="000F38CB" w:rsidRPr="006E39FF" w:rsidRDefault="000F38CB" w:rsidP="00352FEF">
      <w:pPr>
        <w:ind w:left="720"/>
        <w:rPr>
          <w:rFonts w:cstheme="minorHAnsi"/>
          <w:sz w:val="32"/>
          <w:szCs w:val="32"/>
        </w:rPr>
      </w:pPr>
      <w:r w:rsidRPr="006E39FF">
        <w:rPr>
          <w:rFonts w:cstheme="minorHAnsi"/>
          <w:sz w:val="32"/>
          <w:szCs w:val="32"/>
        </w:rPr>
        <w:t xml:space="preserve">             [(low_c, high_c, low_aqi, high_aqi), ...]</w:t>
      </w:r>
    </w:p>
    <w:p w14:paraId="7B0C13A6" w14:textId="77777777" w:rsidR="000F38CB" w:rsidRPr="006E39FF" w:rsidRDefault="000F38CB" w:rsidP="00352FEF">
      <w:pPr>
        <w:ind w:left="720"/>
        <w:rPr>
          <w:rFonts w:cstheme="minorHAnsi"/>
          <w:sz w:val="32"/>
          <w:szCs w:val="32"/>
        </w:rPr>
      </w:pPr>
      <w:r w:rsidRPr="006E39FF">
        <w:rPr>
          <w:rFonts w:cstheme="minorHAnsi"/>
          <w:sz w:val="32"/>
          <w:szCs w:val="32"/>
        </w:rPr>
        <w:t xml:space="preserve">      For example-(0, 50, 0, 50) means concentration 0–50 maps to AQI 0–50.</w:t>
      </w:r>
    </w:p>
    <w:p w14:paraId="195ACFAD" w14:textId="77777777" w:rsidR="000F38CB" w:rsidRPr="006E39FF" w:rsidRDefault="000F38CB" w:rsidP="000F38CB">
      <w:pPr>
        <w:pStyle w:val="ListParagraph"/>
        <w:numPr>
          <w:ilvl w:val="0"/>
          <w:numId w:val="13"/>
        </w:numPr>
        <w:spacing w:line="278" w:lineRule="auto"/>
        <w:rPr>
          <w:rFonts w:cstheme="minorHAnsi"/>
          <w:sz w:val="32"/>
          <w:szCs w:val="32"/>
        </w:rPr>
      </w:pPr>
      <w:r w:rsidRPr="006E39FF">
        <w:rPr>
          <w:rFonts w:cstheme="minorHAnsi"/>
          <w:sz w:val="32"/>
          <w:szCs w:val="32"/>
        </w:rPr>
        <w:t>The loop finds the range where c fits.</w:t>
      </w:r>
    </w:p>
    <w:p w14:paraId="4BDDE9CD" w14:textId="77777777" w:rsidR="000F38CB" w:rsidRPr="006E39FF" w:rsidRDefault="000F38CB" w:rsidP="000F38CB">
      <w:pPr>
        <w:pStyle w:val="ListParagraph"/>
        <w:numPr>
          <w:ilvl w:val="0"/>
          <w:numId w:val="13"/>
        </w:numPr>
        <w:spacing w:line="278" w:lineRule="auto"/>
        <w:rPr>
          <w:rFonts w:cstheme="minorHAnsi"/>
          <w:sz w:val="32"/>
          <w:szCs w:val="32"/>
        </w:rPr>
      </w:pPr>
      <w:r w:rsidRPr="006E39FF">
        <w:rPr>
          <w:rFonts w:cstheme="minorHAnsi"/>
          <w:sz w:val="32"/>
          <w:szCs w:val="32"/>
        </w:rPr>
        <w:t>If c is in a given range, the AQI sub-index is calculated by linearly     interpolating between the AQI values of that range:</w:t>
      </w:r>
    </w:p>
    <w:p w14:paraId="1B5F4207" w14:textId="77777777" w:rsidR="000F38CB" w:rsidRPr="006E39FF" w:rsidRDefault="000F38CB" w:rsidP="00352FEF">
      <w:pPr>
        <w:pStyle w:val="ListParagraph"/>
        <w:rPr>
          <w:rFonts w:cstheme="minorHAnsi"/>
          <w:sz w:val="32"/>
          <w:szCs w:val="32"/>
        </w:rPr>
      </w:pPr>
      <w:r w:rsidRPr="006E39FF">
        <w:rPr>
          <w:rFonts w:cstheme="minorHAnsi"/>
          <w:b/>
          <w:bCs/>
          <w:sz w:val="32"/>
          <w:szCs w:val="32"/>
        </w:rPr>
        <w:lastRenderedPageBreak/>
        <w:t xml:space="preserve">  </w:t>
      </w:r>
      <w:r w:rsidRPr="006E39FF">
        <w:rPr>
          <w:rFonts w:cstheme="minorHAnsi"/>
          <w:sz w:val="32"/>
          <w:szCs w:val="32"/>
        </w:rPr>
        <w:t xml:space="preserve"> Sub_index = ((high_aqi - low_aqi) / (high_c - low_c)) * (c - low_c) +    low_aqi</w:t>
      </w:r>
    </w:p>
    <w:p w14:paraId="3074D73E" w14:textId="77777777" w:rsidR="000F38CB" w:rsidRPr="006E39FF" w:rsidRDefault="000F38CB" w:rsidP="000F38CB">
      <w:pPr>
        <w:pStyle w:val="ListParagraph"/>
        <w:numPr>
          <w:ilvl w:val="0"/>
          <w:numId w:val="13"/>
        </w:numPr>
        <w:spacing w:line="278" w:lineRule="auto"/>
        <w:rPr>
          <w:rFonts w:cstheme="minorHAnsi"/>
          <w:sz w:val="32"/>
          <w:szCs w:val="32"/>
        </w:rPr>
      </w:pPr>
      <w:r w:rsidRPr="006E39FF">
        <w:rPr>
          <w:rFonts w:cstheme="minorHAnsi"/>
          <w:sz w:val="32"/>
          <w:szCs w:val="32"/>
        </w:rPr>
        <w:t xml:space="preserve"> If c doesn’t fit any given breakpoint range, it returns None.</w:t>
      </w:r>
    </w:p>
    <w:p w14:paraId="0D72310E" w14:textId="77777777" w:rsidR="000F38CB" w:rsidRPr="006E39FF" w:rsidRDefault="000F38CB" w:rsidP="00352FEF">
      <w:pPr>
        <w:pStyle w:val="ListParagraph"/>
        <w:rPr>
          <w:rFonts w:cstheme="minorHAnsi"/>
          <w:sz w:val="32"/>
          <w:szCs w:val="32"/>
        </w:rPr>
      </w:pPr>
    </w:p>
    <w:p w14:paraId="70D09D28" w14:textId="77777777" w:rsidR="000F38CB" w:rsidRPr="005E3D11" w:rsidRDefault="000F38CB" w:rsidP="00352FEF">
      <w:pPr>
        <w:rPr>
          <w:rFonts w:cstheme="minorHAnsi"/>
          <w:b/>
          <w:bCs/>
          <w:sz w:val="32"/>
          <w:szCs w:val="32"/>
        </w:rPr>
      </w:pPr>
      <w:r w:rsidRPr="005E3D11">
        <w:rPr>
          <w:rFonts w:cstheme="minorHAnsi"/>
          <w:b/>
          <w:bCs/>
          <w:sz w:val="32"/>
          <w:szCs w:val="32"/>
        </w:rPr>
        <w:t>• Define Breakpoints for each pollutant</w:t>
      </w:r>
    </w:p>
    <w:p w14:paraId="0E29F4C8" w14:textId="77777777" w:rsidR="000F38CB" w:rsidRPr="005E3D11" w:rsidRDefault="000F38CB" w:rsidP="00352FEF">
      <w:pPr>
        <w:ind w:left="720"/>
        <w:rPr>
          <w:rFonts w:ascii="Consolas" w:hAnsi="Consolas" w:cs="Times New Roman"/>
          <w:sz w:val="28"/>
          <w:szCs w:val="28"/>
        </w:rPr>
      </w:pPr>
      <w:bookmarkStart w:id="2" w:name="_Hlk196658152"/>
      <w:r w:rsidRPr="005E3D11">
        <w:rPr>
          <w:rFonts w:ascii="Consolas" w:hAnsi="Consolas" w:cs="Times New Roman"/>
          <w:sz w:val="28"/>
          <w:szCs w:val="28"/>
        </w:rPr>
        <w:t>pm25_bp = [(0, 30, 0, 50), (31, 60, 51, 100), (61, 90, 101, 200), (91, 120, 201, 300), (121, 250, 301, 400), (251, 500, 401, 500), (501, 900, 501, 600)]</w:t>
      </w:r>
    </w:p>
    <w:p w14:paraId="7AA049D6" w14:textId="77777777" w:rsidR="000F38CB" w:rsidRPr="005E3D11" w:rsidRDefault="000F38CB" w:rsidP="00352FEF">
      <w:pPr>
        <w:ind w:left="720"/>
        <w:rPr>
          <w:rFonts w:ascii="Consolas" w:hAnsi="Consolas" w:cs="Times New Roman"/>
          <w:sz w:val="28"/>
          <w:szCs w:val="28"/>
        </w:rPr>
      </w:pPr>
      <w:r w:rsidRPr="005E3D11">
        <w:rPr>
          <w:rFonts w:ascii="Consolas" w:hAnsi="Consolas" w:cs="Times New Roman"/>
          <w:sz w:val="28"/>
          <w:szCs w:val="28"/>
        </w:rPr>
        <w:t>pm10_bp = [(0, 50, 0, 50), (51, 100, 51, 100), (101, 250, 101, 200), (251, 350, 201, 300), (351, 430, 301, 400), (431, 600, 401, 500), (601, 1000, 501, 600)]</w:t>
      </w:r>
    </w:p>
    <w:p w14:paraId="723D84E2" w14:textId="77777777" w:rsidR="000F38CB" w:rsidRPr="005E3D11" w:rsidRDefault="000F38CB" w:rsidP="00352FEF">
      <w:pPr>
        <w:ind w:left="720"/>
        <w:rPr>
          <w:rFonts w:ascii="Consolas" w:hAnsi="Consolas" w:cs="Times New Roman"/>
          <w:sz w:val="28"/>
          <w:szCs w:val="28"/>
        </w:rPr>
      </w:pPr>
      <w:r w:rsidRPr="005E3D11">
        <w:rPr>
          <w:rFonts w:ascii="Consolas" w:hAnsi="Consolas" w:cs="Times New Roman"/>
          <w:sz w:val="28"/>
          <w:szCs w:val="28"/>
        </w:rPr>
        <w:t>no2_bp = [(0, 40, 0, 50), (41, 80, 51, 100), (81, 180, 101, 200), (181, 280, 201, 300), (281, 400, 301, 400), (401, 1000, 401, 500)]</w:t>
      </w:r>
    </w:p>
    <w:p w14:paraId="3D1FD2E7" w14:textId="77777777" w:rsidR="000F38CB" w:rsidRPr="005E3D11" w:rsidRDefault="000F38CB" w:rsidP="00352FEF">
      <w:pPr>
        <w:ind w:left="720"/>
        <w:rPr>
          <w:rFonts w:ascii="Consolas" w:hAnsi="Consolas" w:cs="Times New Roman"/>
          <w:sz w:val="28"/>
          <w:szCs w:val="28"/>
        </w:rPr>
      </w:pPr>
      <w:r w:rsidRPr="005E3D11">
        <w:rPr>
          <w:rFonts w:ascii="Consolas" w:hAnsi="Consolas" w:cs="Times New Roman"/>
          <w:sz w:val="28"/>
          <w:szCs w:val="28"/>
        </w:rPr>
        <w:t>so2_bp = [(0, 40, 0, 50), (41, 80, 51, 100), (81, 380, 101, 200), (381, 800, 201, 300), (801, 1600, 301, 400), (1601, 3500, 401, 500)]</w:t>
      </w:r>
    </w:p>
    <w:p w14:paraId="08EACB0D" w14:textId="77777777" w:rsidR="000F38CB" w:rsidRPr="005E3D11" w:rsidRDefault="000F38CB" w:rsidP="00352FEF">
      <w:pPr>
        <w:ind w:left="720"/>
        <w:rPr>
          <w:rFonts w:ascii="Consolas" w:hAnsi="Consolas" w:cs="Times New Roman"/>
          <w:sz w:val="28"/>
          <w:szCs w:val="28"/>
        </w:rPr>
      </w:pPr>
      <w:r w:rsidRPr="005E3D11">
        <w:rPr>
          <w:rFonts w:ascii="Consolas" w:hAnsi="Consolas" w:cs="Times New Roman"/>
          <w:sz w:val="28"/>
          <w:szCs w:val="28"/>
        </w:rPr>
        <w:t>co_bp = [(0, 1, 0, 50), (1.1, 2, 51, 100), (2.1, 10, 101, 200), (10.1, 17, 201, 300), (17.1, 34, 301, 400), (34.1, 50, 401, 500), (51, 10000, 501, 600)]</w:t>
      </w:r>
    </w:p>
    <w:p w14:paraId="327C711D" w14:textId="77777777" w:rsidR="000F38CB" w:rsidRPr="005E3D11" w:rsidRDefault="000F38CB" w:rsidP="00352FEF">
      <w:pPr>
        <w:ind w:left="720"/>
        <w:rPr>
          <w:rFonts w:ascii="Consolas" w:hAnsi="Consolas" w:cs="Times New Roman"/>
          <w:sz w:val="28"/>
          <w:szCs w:val="28"/>
        </w:rPr>
      </w:pPr>
      <w:r w:rsidRPr="005E3D11">
        <w:rPr>
          <w:rFonts w:ascii="Consolas" w:hAnsi="Consolas" w:cs="Times New Roman"/>
          <w:sz w:val="28"/>
          <w:szCs w:val="28"/>
        </w:rPr>
        <w:t>o3_bp = [(0, 50, 0, 50), (51, 100, 51, 100), (101, 168, 101, 200), (169, 208, 201, 300), (209, 748, 301, 400), (749, 1000, 401, 500), (1001, 1500, 501, 600)]</w:t>
      </w:r>
    </w:p>
    <w:p w14:paraId="6B0C32A2" w14:textId="77777777" w:rsidR="000F38CB" w:rsidRPr="00B65CCE" w:rsidRDefault="000F38CB" w:rsidP="000F38CB">
      <w:pPr>
        <w:pStyle w:val="ListParagraph"/>
        <w:numPr>
          <w:ilvl w:val="0"/>
          <w:numId w:val="13"/>
        </w:numPr>
        <w:spacing w:line="278" w:lineRule="auto"/>
        <w:rPr>
          <w:rFonts w:cstheme="minorHAnsi"/>
          <w:sz w:val="32"/>
          <w:szCs w:val="32"/>
        </w:rPr>
      </w:pPr>
      <w:r w:rsidRPr="00396379">
        <w:rPr>
          <w:rFonts w:ascii="Times New Roman" w:hAnsi="Times New Roman" w:cs="Times New Roman"/>
          <w:sz w:val="28"/>
          <w:szCs w:val="28"/>
        </w:rPr>
        <w:t xml:space="preserve"> </w:t>
      </w:r>
      <w:r w:rsidRPr="00B65CCE">
        <w:rPr>
          <w:rFonts w:cstheme="minorHAnsi"/>
          <w:sz w:val="32"/>
          <w:szCs w:val="32"/>
        </w:rPr>
        <w:t>These Python lists define the Air Quality Index (AQI) breakpoints for key pollutants (PM2.5, PM10, NO2, SO2, CO, O3). Each list contains tuples mapping pollutant concentration ranges to corresponding AQI ranges: (low_pollutant, high_pollutant, low_aqi, high_aqi). These adjusted breakpoints are used to convert pollutant in measurements to a standardized AQI value relevant to the project's dataset.</w:t>
      </w:r>
    </w:p>
    <w:p w14:paraId="4DFF6D88" w14:textId="77777777" w:rsidR="000F38CB" w:rsidRPr="00B65CCE" w:rsidRDefault="000F38CB" w:rsidP="00396379">
      <w:pPr>
        <w:rPr>
          <w:rFonts w:cstheme="minorHAnsi"/>
          <w:b/>
          <w:bCs/>
          <w:sz w:val="32"/>
          <w:szCs w:val="32"/>
        </w:rPr>
      </w:pPr>
      <w:r w:rsidRPr="00B65CCE">
        <w:rPr>
          <w:rFonts w:cstheme="minorHAnsi"/>
          <w:b/>
          <w:bCs/>
          <w:sz w:val="32"/>
          <w:szCs w:val="32"/>
        </w:rPr>
        <w:t>• Calculate AQI for each row</w:t>
      </w:r>
    </w:p>
    <w:p w14:paraId="5B19DDD6" w14:textId="77777777" w:rsidR="000F38CB" w:rsidRPr="00B65CCE" w:rsidRDefault="000F38CB" w:rsidP="00396379">
      <w:pPr>
        <w:ind w:left="720"/>
        <w:rPr>
          <w:rFonts w:ascii="Consolas" w:hAnsi="Consolas" w:cs="Times New Roman"/>
          <w:sz w:val="28"/>
          <w:szCs w:val="28"/>
        </w:rPr>
      </w:pPr>
      <w:r w:rsidRPr="00B65CCE">
        <w:rPr>
          <w:rFonts w:ascii="Consolas" w:hAnsi="Consolas" w:cs="Times New Roman"/>
          <w:sz w:val="28"/>
          <w:szCs w:val="28"/>
        </w:rPr>
        <w:lastRenderedPageBreak/>
        <w:t>def calculate_aqi(row):</w:t>
      </w:r>
    </w:p>
    <w:p w14:paraId="0A603602" w14:textId="77777777" w:rsidR="000F38CB" w:rsidRPr="00B65CCE" w:rsidRDefault="000F38CB" w:rsidP="00396379">
      <w:pPr>
        <w:ind w:left="720"/>
        <w:rPr>
          <w:rFonts w:ascii="Consolas" w:hAnsi="Consolas" w:cs="Times New Roman"/>
          <w:sz w:val="28"/>
          <w:szCs w:val="28"/>
        </w:rPr>
      </w:pPr>
      <w:r w:rsidRPr="00B65CCE">
        <w:rPr>
          <w:rFonts w:ascii="Consolas" w:hAnsi="Consolas" w:cs="Times New Roman"/>
          <w:sz w:val="28"/>
          <w:szCs w:val="28"/>
        </w:rPr>
        <w:t xml:space="preserve">    sub_indices = [</w:t>
      </w:r>
    </w:p>
    <w:p w14:paraId="2804A758" w14:textId="77777777" w:rsidR="000F38CB" w:rsidRPr="00B65CCE" w:rsidRDefault="000F38CB" w:rsidP="00396379">
      <w:pPr>
        <w:ind w:left="720"/>
        <w:rPr>
          <w:rFonts w:ascii="Consolas" w:hAnsi="Consolas" w:cs="Times New Roman"/>
          <w:sz w:val="28"/>
          <w:szCs w:val="28"/>
        </w:rPr>
      </w:pPr>
      <w:r w:rsidRPr="00B65CCE">
        <w:rPr>
          <w:rFonts w:ascii="Consolas" w:hAnsi="Consolas" w:cs="Times New Roman"/>
          <w:sz w:val="28"/>
          <w:szCs w:val="28"/>
        </w:rPr>
        <w:t xml:space="preserve">        calculate_sub_index(row['PM2.5'], pm25_bp),</w:t>
      </w:r>
    </w:p>
    <w:p w14:paraId="5594B2C9" w14:textId="77777777" w:rsidR="000F38CB" w:rsidRPr="00B65CCE" w:rsidRDefault="000F38CB" w:rsidP="00396379">
      <w:pPr>
        <w:ind w:left="720"/>
        <w:rPr>
          <w:rFonts w:ascii="Consolas" w:hAnsi="Consolas" w:cs="Times New Roman"/>
          <w:sz w:val="28"/>
          <w:szCs w:val="28"/>
        </w:rPr>
      </w:pPr>
      <w:r w:rsidRPr="00B65CCE">
        <w:rPr>
          <w:rFonts w:ascii="Consolas" w:hAnsi="Consolas" w:cs="Times New Roman"/>
          <w:sz w:val="28"/>
          <w:szCs w:val="28"/>
        </w:rPr>
        <w:t xml:space="preserve">        calculate_sub_index(row['PM10'], pm10_bp),</w:t>
      </w:r>
    </w:p>
    <w:p w14:paraId="449B9E5D" w14:textId="77777777" w:rsidR="000F38CB" w:rsidRPr="00B65CCE" w:rsidRDefault="000F38CB" w:rsidP="00396379">
      <w:pPr>
        <w:ind w:left="720"/>
        <w:rPr>
          <w:rFonts w:ascii="Consolas" w:hAnsi="Consolas" w:cs="Times New Roman"/>
          <w:sz w:val="28"/>
          <w:szCs w:val="28"/>
        </w:rPr>
      </w:pPr>
      <w:r w:rsidRPr="00B65CCE">
        <w:rPr>
          <w:rFonts w:ascii="Consolas" w:hAnsi="Consolas" w:cs="Times New Roman"/>
          <w:sz w:val="28"/>
          <w:szCs w:val="28"/>
        </w:rPr>
        <w:t xml:space="preserve">        calculate_sub_index(row['NO2'], no2_bp),</w:t>
      </w:r>
    </w:p>
    <w:p w14:paraId="21172B5B" w14:textId="77777777" w:rsidR="000F38CB" w:rsidRPr="00B65CCE" w:rsidRDefault="000F38CB" w:rsidP="00396379">
      <w:pPr>
        <w:ind w:left="720"/>
        <w:rPr>
          <w:rFonts w:ascii="Consolas" w:hAnsi="Consolas" w:cs="Times New Roman"/>
          <w:sz w:val="28"/>
          <w:szCs w:val="28"/>
        </w:rPr>
      </w:pPr>
      <w:r w:rsidRPr="00B65CCE">
        <w:rPr>
          <w:rFonts w:ascii="Consolas" w:hAnsi="Consolas" w:cs="Times New Roman"/>
          <w:sz w:val="28"/>
          <w:szCs w:val="28"/>
        </w:rPr>
        <w:t xml:space="preserve">        calculate_sub_index(row['SO2'], so2_bp),</w:t>
      </w:r>
    </w:p>
    <w:p w14:paraId="10E7062C" w14:textId="77777777" w:rsidR="000F38CB" w:rsidRPr="00B65CCE" w:rsidRDefault="000F38CB" w:rsidP="00396379">
      <w:pPr>
        <w:ind w:left="720"/>
        <w:rPr>
          <w:rFonts w:ascii="Consolas" w:hAnsi="Consolas" w:cs="Times New Roman"/>
          <w:sz w:val="28"/>
          <w:szCs w:val="28"/>
        </w:rPr>
      </w:pPr>
      <w:r w:rsidRPr="00B65CCE">
        <w:rPr>
          <w:rFonts w:ascii="Consolas" w:hAnsi="Consolas" w:cs="Times New Roman"/>
          <w:sz w:val="28"/>
          <w:szCs w:val="28"/>
        </w:rPr>
        <w:t xml:space="preserve">        calculate_sub_index(row['CO'], co_bp),</w:t>
      </w:r>
    </w:p>
    <w:p w14:paraId="09E47DBC" w14:textId="77777777" w:rsidR="000F38CB" w:rsidRPr="00B65CCE" w:rsidRDefault="000F38CB" w:rsidP="00396379">
      <w:pPr>
        <w:ind w:left="720"/>
        <w:rPr>
          <w:rFonts w:ascii="Consolas" w:hAnsi="Consolas" w:cs="Times New Roman"/>
          <w:sz w:val="28"/>
          <w:szCs w:val="28"/>
        </w:rPr>
      </w:pPr>
      <w:r w:rsidRPr="00B65CCE">
        <w:rPr>
          <w:rFonts w:ascii="Consolas" w:hAnsi="Consolas" w:cs="Times New Roman"/>
          <w:sz w:val="28"/>
          <w:szCs w:val="28"/>
        </w:rPr>
        <w:t xml:space="preserve">        calculate_sub_index(row['O3'], o3_bp)</w:t>
      </w:r>
    </w:p>
    <w:p w14:paraId="1DB84E2B" w14:textId="77777777" w:rsidR="000F38CB" w:rsidRPr="00B65CCE" w:rsidRDefault="000F38CB" w:rsidP="00396379">
      <w:pPr>
        <w:ind w:left="720"/>
        <w:rPr>
          <w:rFonts w:ascii="Consolas" w:hAnsi="Consolas" w:cs="Times New Roman"/>
          <w:sz w:val="28"/>
          <w:szCs w:val="28"/>
        </w:rPr>
      </w:pPr>
      <w:r w:rsidRPr="00B65CCE">
        <w:rPr>
          <w:rFonts w:ascii="Consolas" w:hAnsi="Consolas" w:cs="Times New Roman"/>
          <w:sz w:val="28"/>
          <w:szCs w:val="28"/>
        </w:rPr>
        <w:t xml:space="preserve">    ]</w:t>
      </w:r>
    </w:p>
    <w:p w14:paraId="429B9C4A" w14:textId="77777777" w:rsidR="000F38CB" w:rsidRPr="00B65CCE" w:rsidRDefault="000F38CB" w:rsidP="00396379">
      <w:pPr>
        <w:ind w:left="720"/>
        <w:rPr>
          <w:rFonts w:ascii="Consolas" w:hAnsi="Consolas" w:cs="Times New Roman"/>
          <w:sz w:val="28"/>
          <w:szCs w:val="28"/>
        </w:rPr>
      </w:pPr>
      <w:r w:rsidRPr="00B65CCE">
        <w:rPr>
          <w:rFonts w:ascii="Consolas" w:hAnsi="Consolas" w:cs="Times New Roman"/>
          <w:sz w:val="28"/>
          <w:szCs w:val="28"/>
        </w:rPr>
        <w:t xml:space="preserve">    return max(filter(None, sub_indices), default=None)</w:t>
      </w:r>
    </w:p>
    <w:p w14:paraId="66C7A676" w14:textId="77777777" w:rsidR="000F38CB" w:rsidRPr="004C6F97" w:rsidRDefault="000F38CB" w:rsidP="000F38CB">
      <w:pPr>
        <w:pStyle w:val="ListParagraph"/>
        <w:numPr>
          <w:ilvl w:val="0"/>
          <w:numId w:val="13"/>
        </w:numPr>
        <w:spacing w:line="278" w:lineRule="auto"/>
        <w:rPr>
          <w:rFonts w:cstheme="minorHAnsi"/>
          <w:sz w:val="32"/>
          <w:szCs w:val="32"/>
        </w:rPr>
      </w:pPr>
      <w:r w:rsidRPr="004C6F97">
        <w:rPr>
          <w:rFonts w:cstheme="minorHAnsi"/>
          <w:sz w:val="32"/>
          <w:szCs w:val="32"/>
        </w:rPr>
        <w:t xml:space="preserve">The </w:t>
      </w:r>
      <w:r w:rsidRPr="004C6F97">
        <w:rPr>
          <w:rFonts w:cstheme="minorHAnsi"/>
          <w:b/>
          <w:bCs/>
          <w:sz w:val="32"/>
          <w:szCs w:val="32"/>
        </w:rPr>
        <w:t>calculate_aqi(row)</w:t>
      </w:r>
      <w:r w:rsidRPr="004C6F97">
        <w:rPr>
          <w:rFonts w:cstheme="minorHAnsi"/>
          <w:sz w:val="32"/>
          <w:szCs w:val="32"/>
        </w:rPr>
        <w:t xml:space="preserve"> function calculates the Air Quality Index (AQI) for a given data row. It does this by computing sub-indices for six major pollutants — PM2.5, PM10, NO2, SO2, CO, and O3 — using the calculate_sub_index function along with their respective breakpoint values. After calculating these sub-indices, it filters out any missing (None) values and selects the maximum among them, which represents the final AQI for that row. If all pollutant values are missing, the function returns None. This method ensures that the AQI reflects the pollutant with the most severe impact on air quality.</w:t>
      </w:r>
    </w:p>
    <w:p w14:paraId="1449E612" w14:textId="77777777" w:rsidR="000F38CB" w:rsidRPr="004F3258" w:rsidRDefault="000F38CB" w:rsidP="00396379">
      <w:pPr>
        <w:rPr>
          <w:rFonts w:cstheme="minorHAnsi"/>
          <w:b/>
          <w:bCs/>
          <w:sz w:val="32"/>
          <w:szCs w:val="32"/>
        </w:rPr>
      </w:pPr>
      <w:r w:rsidRPr="004F3258">
        <w:rPr>
          <w:rFonts w:cstheme="minorHAnsi"/>
          <w:b/>
          <w:bCs/>
          <w:sz w:val="32"/>
          <w:szCs w:val="32"/>
        </w:rPr>
        <w:t>• Apply AQI Calculation</w:t>
      </w:r>
    </w:p>
    <w:p w14:paraId="720BF4E9" w14:textId="77777777" w:rsidR="000F38CB" w:rsidRPr="004F3258" w:rsidRDefault="000F38CB" w:rsidP="00396379">
      <w:pPr>
        <w:ind w:left="720"/>
        <w:rPr>
          <w:rFonts w:ascii="Consolas" w:hAnsi="Consolas" w:cs="Times New Roman"/>
          <w:sz w:val="28"/>
          <w:szCs w:val="28"/>
        </w:rPr>
      </w:pPr>
      <w:r w:rsidRPr="004F3258">
        <w:rPr>
          <w:rFonts w:ascii="Consolas" w:hAnsi="Consolas" w:cs="Times New Roman"/>
          <w:sz w:val="28"/>
          <w:szCs w:val="28"/>
        </w:rPr>
        <w:t>air['AQI'] = air.apply(calculate_aqi, axis=1)</w:t>
      </w:r>
    </w:p>
    <w:p w14:paraId="4FBF8D93" w14:textId="77777777" w:rsidR="000F38CB" w:rsidRPr="004F3258" w:rsidRDefault="000F38CB" w:rsidP="000F38CB">
      <w:pPr>
        <w:pStyle w:val="ListParagraph"/>
        <w:numPr>
          <w:ilvl w:val="0"/>
          <w:numId w:val="13"/>
        </w:numPr>
        <w:spacing w:line="278" w:lineRule="auto"/>
        <w:rPr>
          <w:rFonts w:cstheme="minorHAnsi"/>
          <w:sz w:val="32"/>
          <w:szCs w:val="32"/>
        </w:rPr>
      </w:pPr>
      <w:r w:rsidRPr="004F3258">
        <w:rPr>
          <w:rFonts w:cstheme="minorHAnsi"/>
          <w:sz w:val="32"/>
          <w:szCs w:val="32"/>
        </w:rPr>
        <w:t xml:space="preserve">calculate AQI for each row in the 'air' DataFrame. It applies the calculate_aqi function to each row (axis=1), using the pollutant data within that row to determine the corresponding AQI value, and stores the result in a new 'AQI' column. </w:t>
      </w:r>
    </w:p>
    <w:p w14:paraId="02A70EDB" w14:textId="77777777" w:rsidR="000F38CB" w:rsidRPr="004F3258" w:rsidRDefault="000F38CB" w:rsidP="00396379">
      <w:pPr>
        <w:rPr>
          <w:rFonts w:cstheme="minorHAnsi"/>
          <w:b/>
          <w:bCs/>
          <w:sz w:val="32"/>
          <w:szCs w:val="32"/>
        </w:rPr>
      </w:pPr>
      <w:r w:rsidRPr="004F3258">
        <w:rPr>
          <w:rFonts w:cstheme="minorHAnsi"/>
          <w:b/>
          <w:bCs/>
          <w:sz w:val="32"/>
          <w:szCs w:val="32"/>
        </w:rPr>
        <w:t>• Drop rows without AQI</w:t>
      </w:r>
    </w:p>
    <w:p w14:paraId="5DF1A1DA" w14:textId="77777777" w:rsidR="000F38CB" w:rsidRPr="002870FB" w:rsidRDefault="000F38CB" w:rsidP="00396379">
      <w:pPr>
        <w:rPr>
          <w:rFonts w:ascii="Consolas" w:hAnsi="Consolas" w:cs="Times New Roman"/>
          <w:sz w:val="28"/>
          <w:szCs w:val="28"/>
        </w:rPr>
      </w:pPr>
      <w:r w:rsidRPr="00396379">
        <w:rPr>
          <w:rFonts w:ascii="Consolas" w:hAnsi="Consolas" w:cs="Times New Roman"/>
        </w:rPr>
        <w:lastRenderedPageBreak/>
        <w:t xml:space="preserve">      </w:t>
      </w:r>
      <w:r w:rsidRPr="002870FB">
        <w:rPr>
          <w:rFonts w:ascii="Consolas" w:hAnsi="Consolas" w:cs="Times New Roman"/>
          <w:sz w:val="28"/>
          <w:szCs w:val="28"/>
        </w:rPr>
        <w:t>air_cleaned.dropna(subset=['AQI'], inplace=True)</w:t>
      </w:r>
    </w:p>
    <w:p w14:paraId="19DB0E2D" w14:textId="77777777" w:rsidR="000F38CB" w:rsidRPr="002870FB" w:rsidRDefault="000F38CB" w:rsidP="000F38CB">
      <w:pPr>
        <w:pStyle w:val="ListParagraph"/>
        <w:numPr>
          <w:ilvl w:val="0"/>
          <w:numId w:val="13"/>
        </w:numPr>
        <w:spacing w:line="278" w:lineRule="auto"/>
        <w:rPr>
          <w:rFonts w:cstheme="minorHAnsi"/>
          <w:sz w:val="32"/>
          <w:szCs w:val="32"/>
        </w:rPr>
      </w:pPr>
      <w:r w:rsidRPr="002870FB">
        <w:rPr>
          <w:rFonts w:cstheme="minorHAnsi"/>
          <w:sz w:val="32"/>
          <w:szCs w:val="32"/>
        </w:rPr>
        <w:t>Drop any rows where AQI could not be calculated.</w:t>
      </w:r>
    </w:p>
    <w:p w14:paraId="03BBA6FF" w14:textId="77777777" w:rsidR="000F38CB" w:rsidRDefault="000F38CB" w:rsidP="00396379">
      <w:pPr>
        <w:pStyle w:val="ListParagraph"/>
        <w:rPr>
          <w:rFonts w:ascii="Times New Roman" w:hAnsi="Times New Roman" w:cs="Times New Roman"/>
          <w:sz w:val="28"/>
          <w:szCs w:val="28"/>
        </w:rPr>
      </w:pPr>
    </w:p>
    <w:p w14:paraId="51024586" w14:textId="77777777" w:rsidR="000F38CB" w:rsidRPr="002209F9" w:rsidRDefault="000F38CB" w:rsidP="00396379">
      <w:pPr>
        <w:rPr>
          <w:rFonts w:cstheme="minorHAnsi"/>
          <w:b/>
          <w:bCs/>
          <w:sz w:val="36"/>
          <w:szCs w:val="36"/>
        </w:rPr>
      </w:pPr>
      <w:r w:rsidRPr="002209F9">
        <w:rPr>
          <w:rFonts w:cstheme="minorHAnsi"/>
          <w:b/>
          <w:bCs/>
          <w:sz w:val="36"/>
          <w:szCs w:val="36"/>
        </w:rPr>
        <w:t>STEP 4: Preparing the Dataset for Modeling</w:t>
      </w:r>
    </w:p>
    <w:p w14:paraId="5F320B0E" w14:textId="77777777" w:rsidR="000F38CB" w:rsidRPr="006E738B" w:rsidRDefault="000F38CB" w:rsidP="00396379">
      <w:pPr>
        <w:rPr>
          <w:rFonts w:cstheme="minorHAnsi"/>
          <w:b/>
          <w:bCs/>
          <w:sz w:val="32"/>
          <w:szCs w:val="32"/>
        </w:rPr>
      </w:pPr>
      <w:r w:rsidRPr="006E738B">
        <w:rPr>
          <w:rFonts w:cstheme="minorHAnsi"/>
          <w:b/>
          <w:bCs/>
          <w:sz w:val="36"/>
          <w:szCs w:val="36"/>
        </w:rPr>
        <w:t xml:space="preserve">• </w:t>
      </w:r>
      <w:r w:rsidRPr="006E738B">
        <w:rPr>
          <w:rFonts w:cstheme="minorHAnsi"/>
          <w:b/>
          <w:bCs/>
          <w:sz w:val="32"/>
          <w:szCs w:val="32"/>
        </w:rPr>
        <w:t>Feature and Target Selection</w:t>
      </w:r>
    </w:p>
    <w:p w14:paraId="1DDF0F13" w14:textId="77777777" w:rsidR="000F38CB" w:rsidRPr="006E738B" w:rsidRDefault="000F38CB" w:rsidP="00DB2796">
      <w:pPr>
        <w:ind w:left="720"/>
        <w:rPr>
          <w:rFonts w:ascii="Consolas" w:hAnsi="Consolas" w:cs="Times New Roman"/>
          <w:sz w:val="28"/>
          <w:szCs w:val="28"/>
        </w:rPr>
      </w:pPr>
      <w:r w:rsidRPr="006E738B">
        <w:rPr>
          <w:rFonts w:ascii="Consolas" w:hAnsi="Consolas" w:cs="Times New Roman"/>
          <w:sz w:val="28"/>
          <w:szCs w:val="28"/>
        </w:rPr>
        <w:t xml:space="preserve">X = air[['PM2.5', 'PM10', 'NO2', 'SO2', 'CO', 'O3']]  </w:t>
      </w:r>
    </w:p>
    <w:p w14:paraId="11521077" w14:textId="77777777" w:rsidR="000F38CB" w:rsidRPr="006E738B" w:rsidRDefault="000F38CB" w:rsidP="00DB2796">
      <w:pPr>
        <w:ind w:left="720"/>
        <w:rPr>
          <w:rFonts w:ascii="Consolas" w:hAnsi="Consolas" w:cs="Times New Roman"/>
          <w:sz w:val="28"/>
          <w:szCs w:val="28"/>
        </w:rPr>
      </w:pPr>
      <w:r w:rsidRPr="006E738B">
        <w:rPr>
          <w:rFonts w:ascii="Consolas" w:hAnsi="Consolas" w:cs="Times New Roman"/>
          <w:sz w:val="28"/>
          <w:szCs w:val="28"/>
        </w:rPr>
        <w:t>y = air['AQI']</w:t>
      </w:r>
    </w:p>
    <w:p w14:paraId="144E606D" w14:textId="77777777" w:rsidR="000F38CB" w:rsidRPr="006E738B" w:rsidRDefault="000F38CB" w:rsidP="000F38CB">
      <w:pPr>
        <w:pStyle w:val="ListParagraph"/>
        <w:numPr>
          <w:ilvl w:val="0"/>
          <w:numId w:val="13"/>
        </w:numPr>
        <w:spacing w:line="278" w:lineRule="auto"/>
        <w:rPr>
          <w:rFonts w:cstheme="minorHAnsi"/>
          <w:sz w:val="32"/>
          <w:szCs w:val="32"/>
        </w:rPr>
      </w:pPr>
      <w:r w:rsidRPr="006E738B">
        <w:rPr>
          <w:rFonts w:cstheme="minorHAnsi"/>
          <w:sz w:val="32"/>
          <w:szCs w:val="32"/>
        </w:rPr>
        <w:t xml:space="preserve"> Features (X): Pollutant concentrations (PM2.5, PM10, NO2, SO2, CO, O3) to predict</w:t>
      </w:r>
    </w:p>
    <w:p w14:paraId="1DD5FC1C" w14:textId="77777777" w:rsidR="000F38CB" w:rsidRPr="006E738B" w:rsidRDefault="000F38CB" w:rsidP="000F38CB">
      <w:pPr>
        <w:pStyle w:val="ListParagraph"/>
        <w:numPr>
          <w:ilvl w:val="0"/>
          <w:numId w:val="13"/>
        </w:numPr>
        <w:spacing w:line="278" w:lineRule="auto"/>
        <w:rPr>
          <w:rFonts w:cstheme="minorHAnsi"/>
          <w:b/>
          <w:bCs/>
          <w:sz w:val="36"/>
          <w:szCs w:val="36"/>
        </w:rPr>
      </w:pPr>
      <w:r w:rsidRPr="006E738B">
        <w:rPr>
          <w:rFonts w:cstheme="minorHAnsi"/>
          <w:sz w:val="32"/>
          <w:szCs w:val="32"/>
        </w:rPr>
        <w:t xml:space="preserve"> Target Variable (y): Air Quality Index (AQI) values.</w:t>
      </w:r>
    </w:p>
    <w:p w14:paraId="35356EBA" w14:textId="08ABD0BD" w:rsidR="000F38CB" w:rsidRPr="006E738B" w:rsidRDefault="000F38CB" w:rsidP="00DB2796">
      <w:pPr>
        <w:rPr>
          <w:rFonts w:cstheme="minorHAnsi"/>
          <w:b/>
          <w:bCs/>
          <w:sz w:val="32"/>
          <w:szCs w:val="32"/>
        </w:rPr>
      </w:pPr>
      <w:r w:rsidRPr="006E738B">
        <w:rPr>
          <w:rFonts w:cstheme="minorHAnsi"/>
          <w:sz w:val="32"/>
          <w:szCs w:val="32"/>
        </w:rPr>
        <w:t xml:space="preserve"> </w:t>
      </w:r>
      <w:r w:rsidRPr="006E738B">
        <w:rPr>
          <w:rFonts w:cstheme="minorHAnsi"/>
          <w:b/>
          <w:bCs/>
          <w:sz w:val="32"/>
          <w:szCs w:val="32"/>
        </w:rPr>
        <w:t>• Split into T</w:t>
      </w:r>
      <w:r w:rsidR="006E738B">
        <w:rPr>
          <w:rFonts w:cstheme="minorHAnsi"/>
          <w:b/>
          <w:bCs/>
          <w:sz w:val="32"/>
          <w:szCs w:val="32"/>
        </w:rPr>
        <w:t>r</w:t>
      </w:r>
      <w:r w:rsidRPr="006E738B">
        <w:rPr>
          <w:rFonts w:cstheme="minorHAnsi"/>
          <w:b/>
          <w:bCs/>
          <w:sz w:val="32"/>
          <w:szCs w:val="32"/>
        </w:rPr>
        <w:t>aining and Testing Sets</w:t>
      </w:r>
    </w:p>
    <w:p w14:paraId="5DE5A405" w14:textId="7FF43171" w:rsidR="000F38CB" w:rsidRPr="006E738B" w:rsidRDefault="000F38CB" w:rsidP="00DB2796">
      <w:pPr>
        <w:rPr>
          <w:rFonts w:ascii="Consolas" w:hAnsi="Consolas" w:cs="Times New Roman"/>
          <w:sz w:val="28"/>
          <w:szCs w:val="28"/>
        </w:rPr>
      </w:pPr>
      <w:r w:rsidRPr="006E738B">
        <w:rPr>
          <w:rFonts w:ascii="Times New Roman" w:hAnsi="Times New Roman" w:cs="Times New Roman"/>
          <w:b/>
          <w:bCs/>
          <w:sz w:val="36"/>
          <w:szCs w:val="36"/>
        </w:rPr>
        <w:t xml:space="preserve">            </w:t>
      </w:r>
      <w:r w:rsidRPr="006E738B">
        <w:rPr>
          <w:rFonts w:ascii="Consolas" w:hAnsi="Consolas" w:cs="Times New Roman"/>
          <w:sz w:val="28"/>
          <w:szCs w:val="28"/>
        </w:rPr>
        <w:t>X_train, X_test, y_train, y_test = train_test_split(X</w:t>
      </w:r>
      <w:r w:rsidR="00665954">
        <w:rPr>
          <w:rFonts w:ascii="Consolas" w:hAnsi="Consolas" w:cs="Times New Roman"/>
          <w:sz w:val="28"/>
          <w:szCs w:val="28"/>
        </w:rPr>
        <w:t>,</w:t>
      </w:r>
      <w:r w:rsidRPr="006E738B">
        <w:rPr>
          <w:rFonts w:ascii="Consolas" w:hAnsi="Consolas" w:cs="Times New Roman"/>
          <w:sz w:val="28"/>
          <w:szCs w:val="28"/>
        </w:rPr>
        <w:t>y,test_size=0.2, random_state=42)</w:t>
      </w:r>
    </w:p>
    <w:p w14:paraId="4DD23479" w14:textId="77777777" w:rsidR="000F38CB" w:rsidRPr="006E738B" w:rsidRDefault="000F38CB" w:rsidP="000F38CB">
      <w:pPr>
        <w:pStyle w:val="ListParagraph"/>
        <w:numPr>
          <w:ilvl w:val="0"/>
          <w:numId w:val="13"/>
        </w:numPr>
        <w:spacing w:line="278" w:lineRule="auto"/>
        <w:rPr>
          <w:rFonts w:cstheme="minorHAnsi"/>
          <w:sz w:val="32"/>
          <w:szCs w:val="32"/>
        </w:rPr>
      </w:pPr>
      <w:r w:rsidRPr="00DB2796">
        <w:rPr>
          <w:rFonts w:ascii="Times New Roman" w:hAnsi="Times New Roman" w:cs="Times New Roman"/>
          <w:sz w:val="28"/>
          <w:szCs w:val="28"/>
        </w:rPr>
        <w:t xml:space="preserve"> </w:t>
      </w:r>
      <w:r w:rsidRPr="006E738B">
        <w:rPr>
          <w:rFonts w:cstheme="minorHAnsi"/>
          <w:sz w:val="32"/>
          <w:szCs w:val="32"/>
        </w:rPr>
        <w:t>Training set (X_train, y_train): Used to train the model (80% of data).</w:t>
      </w:r>
    </w:p>
    <w:p w14:paraId="1433EBF0" w14:textId="5B1F19E5" w:rsidR="000F38CB" w:rsidRPr="006E738B" w:rsidRDefault="000F38CB" w:rsidP="000F38CB">
      <w:pPr>
        <w:pStyle w:val="ListParagraph"/>
        <w:numPr>
          <w:ilvl w:val="0"/>
          <w:numId w:val="13"/>
        </w:numPr>
        <w:spacing w:line="278" w:lineRule="auto"/>
        <w:rPr>
          <w:rFonts w:cstheme="minorHAnsi"/>
          <w:sz w:val="32"/>
          <w:szCs w:val="32"/>
        </w:rPr>
      </w:pPr>
      <w:r w:rsidRPr="006E738B">
        <w:rPr>
          <w:rFonts w:cstheme="minorHAnsi"/>
          <w:sz w:val="32"/>
          <w:szCs w:val="32"/>
        </w:rPr>
        <w:t xml:space="preserve"> Testing set (X_test, y_test): Used to evaluate the model's performance(20% of data).</w:t>
      </w:r>
    </w:p>
    <w:p w14:paraId="26EF11D5" w14:textId="77777777" w:rsidR="000F38CB" w:rsidRPr="006E738B" w:rsidRDefault="000F38CB" w:rsidP="00DB2796">
      <w:pPr>
        <w:rPr>
          <w:rFonts w:cstheme="minorHAnsi"/>
          <w:sz w:val="32"/>
          <w:szCs w:val="32"/>
        </w:rPr>
      </w:pPr>
      <w:r w:rsidRPr="006E738B">
        <w:rPr>
          <w:rFonts w:cstheme="minorHAnsi"/>
          <w:sz w:val="32"/>
          <w:szCs w:val="32"/>
        </w:rPr>
        <w:t xml:space="preserve">      -  The split is done using train_test_split with:</w:t>
      </w:r>
    </w:p>
    <w:p w14:paraId="3C8BE255" w14:textId="77777777" w:rsidR="000F38CB" w:rsidRPr="006E738B" w:rsidRDefault="000F38CB" w:rsidP="00DB2796">
      <w:pPr>
        <w:spacing w:line="240" w:lineRule="auto"/>
        <w:rPr>
          <w:rFonts w:cstheme="minorHAnsi"/>
          <w:sz w:val="32"/>
          <w:szCs w:val="32"/>
        </w:rPr>
      </w:pPr>
      <w:r w:rsidRPr="006E738B">
        <w:rPr>
          <w:rFonts w:cstheme="minorHAnsi"/>
          <w:sz w:val="32"/>
          <w:szCs w:val="32"/>
        </w:rPr>
        <w:t xml:space="preserve">                    test_size=0.2: 20% of data for testing.</w:t>
      </w:r>
    </w:p>
    <w:p w14:paraId="5D76BB6E" w14:textId="77777777" w:rsidR="000F38CB" w:rsidRPr="006E738B" w:rsidRDefault="000F38CB" w:rsidP="00DB2796">
      <w:pPr>
        <w:spacing w:line="240" w:lineRule="auto"/>
        <w:rPr>
          <w:rFonts w:cstheme="minorHAnsi"/>
          <w:sz w:val="32"/>
          <w:szCs w:val="32"/>
        </w:rPr>
      </w:pPr>
      <w:r w:rsidRPr="006E738B">
        <w:rPr>
          <w:rFonts w:cstheme="minorHAnsi"/>
          <w:sz w:val="32"/>
          <w:szCs w:val="32"/>
        </w:rPr>
        <w:t xml:space="preserve">                    random_state=42: Ensures reproducibility of the split.</w:t>
      </w:r>
    </w:p>
    <w:p w14:paraId="2F016206" w14:textId="77777777" w:rsidR="000F38CB" w:rsidRPr="00426AB2" w:rsidRDefault="000F38CB" w:rsidP="00DB2796">
      <w:pPr>
        <w:spacing w:line="240" w:lineRule="auto"/>
        <w:rPr>
          <w:rFonts w:cstheme="minorHAnsi"/>
          <w:b/>
          <w:bCs/>
          <w:sz w:val="32"/>
          <w:szCs w:val="32"/>
        </w:rPr>
      </w:pPr>
      <w:r w:rsidRPr="00426AB2">
        <w:rPr>
          <w:rFonts w:cstheme="minorHAnsi"/>
          <w:b/>
          <w:bCs/>
          <w:sz w:val="32"/>
          <w:szCs w:val="32"/>
        </w:rPr>
        <w:t>• Handling Missing Values Again</w:t>
      </w:r>
    </w:p>
    <w:p w14:paraId="631A4BB5" w14:textId="77777777" w:rsidR="000F38CB" w:rsidRPr="00426AB2" w:rsidRDefault="000F38CB" w:rsidP="00DB2796">
      <w:pPr>
        <w:spacing w:line="240" w:lineRule="auto"/>
        <w:rPr>
          <w:rFonts w:ascii="Consolas" w:hAnsi="Consolas" w:cs="Times New Roman"/>
          <w:sz w:val="28"/>
          <w:szCs w:val="28"/>
        </w:rPr>
      </w:pPr>
      <w:r>
        <w:rPr>
          <w:rFonts w:ascii="Consolas" w:hAnsi="Consolas" w:cs="Times New Roman"/>
        </w:rPr>
        <w:t xml:space="preserve">    </w:t>
      </w:r>
      <w:r w:rsidRPr="00426AB2">
        <w:rPr>
          <w:rFonts w:ascii="Consolas" w:hAnsi="Consolas" w:cs="Times New Roman"/>
          <w:sz w:val="28"/>
          <w:szCs w:val="28"/>
        </w:rPr>
        <w:t>X_train.fillna(X_train.mean(), inplace=True)</w:t>
      </w:r>
    </w:p>
    <w:p w14:paraId="02D73C32" w14:textId="77777777" w:rsidR="000F38CB" w:rsidRPr="00426AB2" w:rsidRDefault="000F38CB" w:rsidP="00DB2796">
      <w:pPr>
        <w:spacing w:line="240" w:lineRule="auto"/>
        <w:rPr>
          <w:rFonts w:ascii="Consolas" w:hAnsi="Consolas" w:cs="Times New Roman"/>
          <w:sz w:val="28"/>
          <w:szCs w:val="28"/>
        </w:rPr>
      </w:pPr>
      <w:r w:rsidRPr="00426AB2">
        <w:rPr>
          <w:rFonts w:ascii="Consolas" w:hAnsi="Consolas" w:cs="Times New Roman"/>
          <w:sz w:val="28"/>
          <w:szCs w:val="28"/>
        </w:rPr>
        <w:t xml:space="preserve">    X_test.fillna(X_test.mean(), inplace=True)</w:t>
      </w:r>
    </w:p>
    <w:p w14:paraId="162CEAB0" w14:textId="77777777" w:rsidR="000F38CB" w:rsidRPr="00426AB2" w:rsidRDefault="000F38CB" w:rsidP="00DB2796">
      <w:pPr>
        <w:spacing w:line="240" w:lineRule="auto"/>
        <w:rPr>
          <w:rFonts w:ascii="Consolas" w:hAnsi="Consolas" w:cs="Times New Roman"/>
          <w:sz w:val="28"/>
          <w:szCs w:val="28"/>
        </w:rPr>
      </w:pPr>
      <w:r w:rsidRPr="00426AB2">
        <w:rPr>
          <w:rFonts w:ascii="Consolas" w:hAnsi="Consolas" w:cs="Times New Roman"/>
          <w:sz w:val="28"/>
          <w:szCs w:val="28"/>
        </w:rPr>
        <w:t xml:space="preserve">    y_train.dropna(inplace=True)</w:t>
      </w:r>
    </w:p>
    <w:p w14:paraId="54340EF9" w14:textId="77777777" w:rsidR="000F38CB" w:rsidRPr="00426AB2" w:rsidRDefault="000F38CB" w:rsidP="00DB2796">
      <w:pPr>
        <w:spacing w:line="240" w:lineRule="auto"/>
        <w:rPr>
          <w:rFonts w:ascii="Consolas" w:hAnsi="Consolas" w:cs="Times New Roman"/>
          <w:sz w:val="28"/>
          <w:szCs w:val="28"/>
        </w:rPr>
      </w:pPr>
      <w:r w:rsidRPr="00426AB2">
        <w:rPr>
          <w:rFonts w:ascii="Consolas" w:hAnsi="Consolas" w:cs="Times New Roman"/>
          <w:sz w:val="28"/>
          <w:szCs w:val="28"/>
        </w:rPr>
        <w:t xml:space="preserve">    y_test.dropna(inplace=True)</w:t>
      </w:r>
    </w:p>
    <w:p w14:paraId="6C2F374D" w14:textId="77777777" w:rsidR="000F38CB" w:rsidRPr="00426AB2" w:rsidRDefault="000F38CB" w:rsidP="00DB2796">
      <w:pPr>
        <w:spacing w:line="240" w:lineRule="auto"/>
        <w:rPr>
          <w:rFonts w:cstheme="minorHAnsi"/>
          <w:sz w:val="32"/>
          <w:szCs w:val="32"/>
        </w:rPr>
      </w:pPr>
      <w:r>
        <w:rPr>
          <w:rFonts w:ascii="Consolas" w:hAnsi="Consolas" w:cs="Times New Roman"/>
        </w:rPr>
        <w:t xml:space="preserve">   </w:t>
      </w:r>
      <w:r w:rsidRPr="00426AB2">
        <w:rPr>
          <w:rFonts w:cstheme="minorHAnsi"/>
          <w:sz w:val="32"/>
          <w:szCs w:val="32"/>
        </w:rPr>
        <w:t>- Ensure no missing values remain in the training and testing sets.</w:t>
      </w:r>
    </w:p>
    <w:p w14:paraId="6A6984CC" w14:textId="77777777" w:rsidR="000F38CB" w:rsidRPr="00426AB2" w:rsidRDefault="000F38CB" w:rsidP="00DB2796">
      <w:pPr>
        <w:spacing w:line="240" w:lineRule="auto"/>
        <w:rPr>
          <w:rFonts w:cstheme="minorHAnsi"/>
          <w:b/>
          <w:bCs/>
          <w:sz w:val="28"/>
          <w:szCs w:val="28"/>
        </w:rPr>
      </w:pPr>
      <w:r>
        <w:rPr>
          <w:rFonts w:ascii="Consolas" w:hAnsi="Consolas" w:cs="Times New Roman"/>
        </w:rPr>
        <w:t xml:space="preserve"> </w:t>
      </w:r>
      <w:r w:rsidRPr="00426AB2">
        <w:rPr>
          <w:rFonts w:cstheme="minorHAnsi"/>
          <w:b/>
          <w:bCs/>
          <w:sz w:val="32"/>
          <w:szCs w:val="32"/>
        </w:rPr>
        <w:t>• Feature scaling</w:t>
      </w:r>
    </w:p>
    <w:p w14:paraId="6D1881D0" w14:textId="77777777" w:rsidR="000F38CB" w:rsidRPr="00E87D66" w:rsidRDefault="000F38CB" w:rsidP="00DA422C">
      <w:pPr>
        <w:spacing w:line="240" w:lineRule="auto"/>
        <w:rPr>
          <w:rFonts w:ascii="Consolas" w:hAnsi="Consolas" w:cs="Times New Roman"/>
          <w:sz w:val="28"/>
          <w:szCs w:val="28"/>
        </w:rPr>
      </w:pPr>
      <w:r>
        <w:rPr>
          <w:rFonts w:ascii="Times New Roman" w:hAnsi="Times New Roman" w:cs="Times New Roman"/>
          <w:b/>
          <w:bCs/>
          <w:sz w:val="28"/>
          <w:szCs w:val="28"/>
        </w:rPr>
        <w:lastRenderedPageBreak/>
        <w:t xml:space="preserve">       </w:t>
      </w:r>
      <w:r w:rsidRPr="00E87D66">
        <w:rPr>
          <w:rFonts w:ascii="Consolas" w:hAnsi="Consolas" w:cs="Times New Roman"/>
          <w:sz w:val="28"/>
          <w:szCs w:val="28"/>
        </w:rPr>
        <w:t>scaler = StandardScaler()</w:t>
      </w:r>
    </w:p>
    <w:p w14:paraId="6039047E" w14:textId="77777777" w:rsidR="000F38CB" w:rsidRPr="00E87D66" w:rsidRDefault="000F38CB" w:rsidP="00DA422C">
      <w:pPr>
        <w:spacing w:line="240" w:lineRule="auto"/>
        <w:rPr>
          <w:rFonts w:ascii="Consolas" w:hAnsi="Consolas" w:cs="Times New Roman"/>
          <w:sz w:val="28"/>
          <w:szCs w:val="28"/>
        </w:rPr>
      </w:pPr>
      <w:r w:rsidRPr="00E87D66">
        <w:rPr>
          <w:rFonts w:ascii="Consolas" w:hAnsi="Consolas" w:cs="Times New Roman"/>
          <w:sz w:val="28"/>
          <w:szCs w:val="28"/>
        </w:rPr>
        <w:t xml:space="preserve">    X_train_scaled = scaler.fit_transform(X_train)</w:t>
      </w:r>
    </w:p>
    <w:p w14:paraId="066E4066" w14:textId="77777777" w:rsidR="000F38CB" w:rsidRPr="00E87D66" w:rsidRDefault="000F38CB" w:rsidP="00DA422C">
      <w:pPr>
        <w:spacing w:line="240" w:lineRule="auto"/>
        <w:rPr>
          <w:rFonts w:ascii="Consolas" w:hAnsi="Consolas" w:cs="Times New Roman"/>
          <w:sz w:val="28"/>
          <w:szCs w:val="28"/>
        </w:rPr>
      </w:pPr>
      <w:r w:rsidRPr="00E87D66">
        <w:rPr>
          <w:rFonts w:ascii="Consolas" w:hAnsi="Consolas" w:cs="Times New Roman"/>
          <w:sz w:val="28"/>
          <w:szCs w:val="28"/>
        </w:rPr>
        <w:t xml:space="preserve">    X_test_scaled = scaler.transform(X_test)</w:t>
      </w:r>
    </w:p>
    <w:p w14:paraId="4EA94EBD" w14:textId="77777777" w:rsidR="000F38CB" w:rsidRPr="00281A55" w:rsidRDefault="000F38CB" w:rsidP="000F38CB">
      <w:pPr>
        <w:pStyle w:val="ListParagraph"/>
        <w:numPr>
          <w:ilvl w:val="0"/>
          <w:numId w:val="13"/>
        </w:numPr>
        <w:spacing w:line="240" w:lineRule="auto"/>
        <w:rPr>
          <w:rFonts w:cstheme="minorHAnsi"/>
          <w:sz w:val="32"/>
          <w:szCs w:val="32"/>
        </w:rPr>
      </w:pPr>
      <w:r w:rsidRPr="00281A55">
        <w:rPr>
          <w:rFonts w:cstheme="minorHAnsi"/>
          <w:sz w:val="32"/>
          <w:szCs w:val="32"/>
        </w:rPr>
        <w:t>Fits and transforms X_train: Calculates mean and standard deviation from X_train and scales it.</w:t>
      </w:r>
    </w:p>
    <w:p w14:paraId="503E7FA7" w14:textId="77777777" w:rsidR="000F38CB" w:rsidRPr="00281A55" w:rsidRDefault="000F38CB" w:rsidP="000F38CB">
      <w:pPr>
        <w:pStyle w:val="ListParagraph"/>
        <w:numPr>
          <w:ilvl w:val="0"/>
          <w:numId w:val="13"/>
        </w:numPr>
        <w:spacing w:line="240" w:lineRule="auto"/>
        <w:rPr>
          <w:rFonts w:cstheme="minorHAnsi"/>
          <w:sz w:val="32"/>
          <w:szCs w:val="32"/>
        </w:rPr>
      </w:pPr>
      <w:r w:rsidRPr="00281A55">
        <w:rPr>
          <w:rFonts w:cstheme="minorHAnsi"/>
          <w:sz w:val="32"/>
          <w:szCs w:val="32"/>
        </w:rPr>
        <w:t>Transforms X_test: Applies the same scaling (using X_train's mean and standard deviation) to X_test.</w:t>
      </w:r>
    </w:p>
    <w:p w14:paraId="08B3FF17" w14:textId="520036AF" w:rsidR="000F38CB" w:rsidRPr="00281A55" w:rsidRDefault="000F38CB" w:rsidP="000F38CB">
      <w:pPr>
        <w:pStyle w:val="ListParagraph"/>
        <w:numPr>
          <w:ilvl w:val="0"/>
          <w:numId w:val="13"/>
        </w:numPr>
        <w:spacing w:line="240" w:lineRule="auto"/>
        <w:rPr>
          <w:rFonts w:cstheme="minorHAnsi"/>
          <w:sz w:val="32"/>
          <w:szCs w:val="32"/>
        </w:rPr>
      </w:pPr>
      <w:r w:rsidRPr="00281A55">
        <w:rPr>
          <w:rFonts w:cstheme="minorHAnsi"/>
          <w:sz w:val="32"/>
          <w:szCs w:val="32"/>
        </w:rPr>
        <w:t>This ensures that both datasets have similar scales, improving model</w:t>
      </w:r>
      <w:r w:rsidR="00281A55">
        <w:rPr>
          <w:rFonts w:cstheme="minorHAnsi"/>
          <w:sz w:val="32"/>
          <w:szCs w:val="32"/>
        </w:rPr>
        <w:t xml:space="preserve"> </w:t>
      </w:r>
      <w:r w:rsidRPr="00281A55">
        <w:rPr>
          <w:rFonts w:cstheme="minorHAnsi"/>
          <w:sz w:val="32"/>
          <w:szCs w:val="32"/>
        </w:rPr>
        <w:t>performance and stability.</w:t>
      </w:r>
    </w:p>
    <w:p w14:paraId="7C4DCB86" w14:textId="77777777" w:rsidR="000F38CB" w:rsidRDefault="000F38CB" w:rsidP="00DA422C">
      <w:pPr>
        <w:pStyle w:val="ListParagraph"/>
        <w:spacing w:line="240" w:lineRule="auto"/>
        <w:rPr>
          <w:rFonts w:ascii="Times New Roman" w:hAnsi="Times New Roman" w:cs="Times New Roman"/>
          <w:sz w:val="28"/>
          <w:szCs w:val="28"/>
        </w:rPr>
      </w:pPr>
    </w:p>
    <w:p w14:paraId="4F85E065" w14:textId="77777777" w:rsidR="000F38CB" w:rsidRPr="002209F9" w:rsidRDefault="000F38CB" w:rsidP="00DA422C">
      <w:pPr>
        <w:spacing w:line="240" w:lineRule="auto"/>
        <w:rPr>
          <w:rFonts w:cstheme="minorHAnsi"/>
          <w:b/>
          <w:bCs/>
          <w:sz w:val="32"/>
          <w:szCs w:val="32"/>
        </w:rPr>
      </w:pPr>
      <w:r w:rsidRPr="002209F9">
        <w:rPr>
          <w:rFonts w:cstheme="minorHAnsi"/>
          <w:b/>
          <w:bCs/>
          <w:sz w:val="36"/>
          <w:szCs w:val="36"/>
        </w:rPr>
        <w:t>Step 5: Model Training with Random Forest and Grid Search</w:t>
      </w:r>
    </w:p>
    <w:p w14:paraId="5DFE6153" w14:textId="77777777" w:rsidR="000F38CB" w:rsidRPr="00281A55" w:rsidRDefault="000F38CB" w:rsidP="00DA422C">
      <w:pPr>
        <w:spacing w:line="240" w:lineRule="auto"/>
        <w:rPr>
          <w:rFonts w:cstheme="minorHAnsi"/>
          <w:b/>
          <w:bCs/>
          <w:sz w:val="32"/>
          <w:szCs w:val="32"/>
        </w:rPr>
      </w:pPr>
      <w:r w:rsidRPr="00281A55">
        <w:rPr>
          <w:rFonts w:cstheme="minorHAnsi"/>
          <w:b/>
          <w:bCs/>
          <w:sz w:val="32"/>
          <w:szCs w:val="32"/>
        </w:rPr>
        <w:t>• Hyperparameter Tuning</w:t>
      </w:r>
    </w:p>
    <w:p w14:paraId="02E896CE" w14:textId="77777777" w:rsidR="000F38CB" w:rsidRPr="00281A55" w:rsidRDefault="000F38CB" w:rsidP="00DA422C">
      <w:pPr>
        <w:spacing w:line="240" w:lineRule="auto"/>
        <w:rPr>
          <w:rFonts w:ascii="Consolas" w:hAnsi="Consolas" w:cs="Times New Roman"/>
          <w:sz w:val="28"/>
          <w:szCs w:val="28"/>
        </w:rPr>
      </w:pPr>
      <w:r w:rsidRPr="00281A55">
        <w:rPr>
          <w:rFonts w:ascii="Times New Roman" w:hAnsi="Times New Roman" w:cs="Times New Roman"/>
          <w:b/>
          <w:bCs/>
          <w:sz w:val="36"/>
          <w:szCs w:val="36"/>
        </w:rPr>
        <w:t xml:space="preserve">              </w:t>
      </w:r>
      <w:r w:rsidRPr="00281A55">
        <w:rPr>
          <w:rFonts w:ascii="Consolas" w:hAnsi="Consolas" w:cs="Times New Roman"/>
          <w:sz w:val="28"/>
          <w:szCs w:val="28"/>
        </w:rPr>
        <w:t>param_grid = {</w:t>
      </w:r>
    </w:p>
    <w:p w14:paraId="2FEE14A9" w14:textId="77777777" w:rsidR="000F38CB" w:rsidRPr="00281A55" w:rsidRDefault="000F38CB" w:rsidP="00DA422C">
      <w:pPr>
        <w:spacing w:line="240" w:lineRule="auto"/>
        <w:rPr>
          <w:rFonts w:ascii="Consolas" w:hAnsi="Consolas" w:cs="Times New Roman"/>
          <w:sz w:val="28"/>
          <w:szCs w:val="28"/>
        </w:rPr>
      </w:pPr>
      <w:r w:rsidRPr="00281A55">
        <w:rPr>
          <w:rFonts w:ascii="Consolas" w:hAnsi="Consolas" w:cs="Times New Roman"/>
          <w:sz w:val="28"/>
          <w:szCs w:val="28"/>
        </w:rPr>
        <w:t xml:space="preserve">    'n_estimators': [100, 200, 300],</w:t>
      </w:r>
    </w:p>
    <w:p w14:paraId="5B9B573C" w14:textId="77777777" w:rsidR="000F38CB" w:rsidRPr="00281A55" w:rsidRDefault="000F38CB" w:rsidP="00DA422C">
      <w:pPr>
        <w:spacing w:line="240" w:lineRule="auto"/>
        <w:rPr>
          <w:rFonts w:ascii="Consolas" w:hAnsi="Consolas" w:cs="Times New Roman"/>
          <w:sz w:val="28"/>
          <w:szCs w:val="28"/>
        </w:rPr>
      </w:pPr>
      <w:r w:rsidRPr="00281A55">
        <w:rPr>
          <w:rFonts w:ascii="Consolas" w:hAnsi="Consolas" w:cs="Times New Roman"/>
          <w:sz w:val="28"/>
          <w:szCs w:val="28"/>
        </w:rPr>
        <w:t xml:space="preserve">    'max_depth': [10, 15, 20],</w:t>
      </w:r>
    </w:p>
    <w:p w14:paraId="716E8058" w14:textId="77777777" w:rsidR="000F38CB" w:rsidRPr="00281A55" w:rsidRDefault="000F38CB" w:rsidP="00DA422C">
      <w:pPr>
        <w:spacing w:line="240" w:lineRule="auto"/>
        <w:rPr>
          <w:rFonts w:ascii="Consolas" w:hAnsi="Consolas" w:cs="Times New Roman"/>
          <w:sz w:val="28"/>
          <w:szCs w:val="28"/>
        </w:rPr>
      </w:pPr>
      <w:r w:rsidRPr="00281A55">
        <w:rPr>
          <w:rFonts w:ascii="Consolas" w:hAnsi="Consolas" w:cs="Times New Roman"/>
          <w:sz w:val="28"/>
          <w:szCs w:val="28"/>
        </w:rPr>
        <w:t xml:space="preserve">    'min_samples_split': [2, 5, 10],</w:t>
      </w:r>
    </w:p>
    <w:p w14:paraId="373EB139" w14:textId="77777777" w:rsidR="000F38CB" w:rsidRPr="00281A55" w:rsidRDefault="000F38CB" w:rsidP="00DA422C">
      <w:pPr>
        <w:spacing w:line="240" w:lineRule="auto"/>
        <w:rPr>
          <w:rFonts w:ascii="Consolas" w:hAnsi="Consolas" w:cs="Times New Roman"/>
          <w:sz w:val="28"/>
          <w:szCs w:val="28"/>
        </w:rPr>
      </w:pPr>
      <w:r w:rsidRPr="00281A55">
        <w:rPr>
          <w:rFonts w:ascii="Consolas" w:hAnsi="Consolas" w:cs="Times New Roman"/>
          <w:sz w:val="28"/>
          <w:szCs w:val="28"/>
        </w:rPr>
        <w:t xml:space="preserve">    'min_samples_leaf': [1, 2, 4],</w:t>
      </w:r>
    </w:p>
    <w:p w14:paraId="7B2197EB" w14:textId="77777777" w:rsidR="000F38CB" w:rsidRPr="00281A55" w:rsidRDefault="000F38CB" w:rsidP="00DA422C">
      <w:pPr>
        <w:spacing w:line="240" w:lineRule="auto"/>
        <w:rPr>
          <w:rFonts w:ascii="Consolas" w:hAnsi="Consolas" w:cs="Times New Roman"/>
          <w:sz w:val="28"/>
          <w:szCs w:val="28"/>
        </w:rPr>
      </w:pPr>
      <w:r w:rsidRPr="00281A55">
        <w:rPr>
          <w:rFonts w:ascii="Consolas" w:hAnsi="Consolas" w:cs="Times New Roman"/>
          <w:sz w:val="28"/>
          <w:szCs w:val="28"/>
        </w:rPr>
        <w:t xml:space="preserve">    'max_features': ['sqrt', 'log2']</w:t>
      </w:r>
    </w:p>
    <w:p w14:paraId="52CE05C3" w14:textId="77777777" w:rsidR="000F38CB" w:rsidRPr="00281A55" w:rsidRDefault="000F38CB" w:rsidP="00DA422C">
      <w:pPr>
        <w:spacing w:line="240" w:lineRule="auto"/>
        <w:rPr>
          <w:rFonts w:ascii="Consolas" w:hAnsi="Consolas" w:cs="Times New Roman"/>
          <w:sz w:val="28"/>
          <w:szCs w:val="28"/>
        </w:rPr>
      </w:pPr>
      <w:r w:rsidRPr="00281A55">
        <w:rPr>
          <w:rFonts w:ascii="Consolas" w:hAnsi="Consolas" w:cs="Times New Roman"/>
          <w:sz w:val="28"/>
          <w:szCs w:val="28"/>
        </w:rPr>
        <w:t>}</w:t>
      </w:r>
    </w:p>
    <w:p w14:paraId="44BFD930" w14:textId="77777777" w:rsidR="000F38CB" w:rsidRPr="002F0C4F" w:rsidRDefault="000F38CB" w:rsidP="000F38CB">
      <w:pPr>
        <w:pStyle w:val="ListParagraph"/>
        <w:numPr>
          <w:ilvl w:val="0"/>
          <w:numId w:val="13"/>
        </w:numPr>
        <w:spacing w:line="240" w:lineRule="auto"/>
        <w:rPr>
          <w:rFonts w:cstheme="minorHAnsi"/>
          <w:b/>
          <w:bCs/>
          <w:sz w:val="32"/>
          <w:szCs w:val="32"/>
        </w:rPr>
      </w:pPr>
      <w:r w:rsidRPr="002F0C4F">
        <w:rPr>
          <w:rFonts w:cstheme="minorHAnsi"/>
          <w:sz w:val="32"/>
          <w:szCs w:val="32"/>
        </w:rPr>
        <w:t>Defines a grid of hyerparameters to search for the best combination.</w:t>
      </w:r>
    </w:p>
    <w:p w14:paraId="0EFBEDFE" w14:textId="77777777" w:rsidR="000F38CB" w:rsidRPr="002F0C4F" w:rsidRDefault="000F38CB" w:rsidP="00DB2796">
      <w:pPr>
        <w:spacing w:line="240" w:lineRule="auto"/>
        <w:rPr>
          <w:rFonts w:cstheme="minorHAnsi"/>
          <w:b/>
          <w:bCs/>
          <w:sz w:val="32"/>
          <w:szCs w:val="32"/>
        </w:rPr>
      </w:pPr>
      <w:r w:rsidRPr="002F0C4F">
        <w:rPr>
          <w:rFonts w:cstheme="minorHAnsi"/>
          <w:b/>
          <w:bCs/>
          <w:sz w:val="32"/>
          <w:szCs w:val="32"/>
        </w:rPr>
        <w:t>• Initialize and Fit GridSearchCV</w:t>
      </w:r>
    </w:p>
    <w:p w14:paraId="71E5DDCC" w14:textId="77777777" w:rsidR="000F38CB" w:rsidRPr="002F0C4F" w:rsidRDefault="000F38CB" w:rsidP="00A42FD9">
      <w:pPr>
        <w:spacing w:line="240" w:lineRule="auto"/>
        <w:rPr>
          <w:rFonts w:ascii="Consolas" w:hAnsi="Consolas" w:cs="Times New Roman"/>
          <w:sz w:val="28"/>
          <w:szCs w:val="28"/>
        </w:rPr>
      </w:pPr>
      <w:r w:rsidRPr="00A42FD9">
        <w:rPr>
          <w:rFonts w:ascii="Consolas" w:hAnsi="Consolas" w:cs="Times New Roman"/>
        </w:rPr>
        <w:t xml:space="preserve">     </w:t>
      </w:r>
      <w:r w:rsidRPr="002F0C4F">
        <w:rPr>
          <w:rFonts w:ascii="Consolas" w:hAnsi="Consolas" w:cs="Times New Roman"/>
          <w:sz w:val="28"/>
          <w:szCs w:val="28"/>
        </w:rPr>
        <w:t>grid_search = GridSearchCV(</w:t>
      </w:r>
    </w:p>
    <w:p w14:paraId="1A7AC19D" w14:textId="77777777" w:rsidR="000F38CB" w:rsidRPr="002F0C4F" w:rsidRDefault="000F38CB" w:rsidP="00A42FD9">
      <w:pPr>
        <w:spacing w:line="240" w:lineRule="auto"/>
        <w:rPr>
          <w:rFonts w:ascii="Consolas" w:hAnsi="Consolas" w:cs="Times New Roman"/>
          <w:sz w:val="28"/>
          <w:szCs w:val="28"/>
        </w:rPr>
      </w:pPr>
      <w:r w:rsidRPr="002F0C4F">
        <w:rPr>
          <w:rFonts w:ascii="Consolas" w:hAnsi="Consolas" w:cs="Times New Roman"/>
          <w:sz w:val="28"/>
          <w:szCs w:val="28"/>
        </w:rPr>
        <w:t xml:space="preserve">    estimator=RandomForestRegressor(random_state=42),</w:t>
      </w:r>
    </w:p>
    <w:p w14:paraId="72626A17" w14:textId="77777777" w:rsidR="000F38CB" w:rsidRPr="002F0C4F" w:rsidRDefault="000F38CB" w:rsidP="00A42FD9">
      <w:pPr>
        <w:spacing w:line="240" w:lineRule="auto"/>
        <w:rPr>
          <w:rFonts w:ascii="Consolas" w:hAnsi="Consolas" w:cs="Times New Roman"/>
          <w:sz w:val="28"/>
          <w:szCs w:val="28"/>
        </w:rPr>
      </w:pPr>
      <w:r w:rsidRPr="002F0C4F">
        <w:rPr>
          <w:rFonts w:ascii="Consolas" w:hAnsi="Consolas" w:cs="Times New Roman"/>
          <w:sz w:val="28"/>
          <w:szCs w:val="28"/>
        </w:rPr>
        <w:t xml:space="preserve">    param_grid=param_grid,</w:t>
      </w:r>
    </w:p>
    <w:p w14:paraId="448CEE30" w14:textId="77777777" w:rsidR="000F38CB" w:rsidRPr="002F0C4F" w:rsidRDefault="000F38CB" w:rsidP="00A42FD9">
      <w:pPr>
        <w:spacing w:line="240" w:lineRule="auto"/>
        <w:rPr>
          <w:rFonts w:ascii="Consolas" w:hAnsi="Consolas" w:cs="Times New Roman"/>
          <w:sz w:val="28"/>
          <w:szCs w:val="28"/>
        </w:rPr>
      </w:pPr>
      <w:r w:rsidRPr="002F0C4F">
        <w:rPr>
          <w:rFonts w:ascii="Consolas" w:hAnsi="Consolas" w:cs="Times New Roman"/>
          <w:sz w:val="28"/>
          <w:szCs w:val="28"/>
        </w:rPr>
        <w:t xml:space="preserve">    cv=3,</w:t>
      </w:r>
    </w:p>
    <w:p w14:paraId="6D9A8EC3" w14:textId="77777777" w:rsidR="000F38CB" w:rsidRPr="002F0C4F" w:rsidRDefault="000F38CB" w:rsidP="00A42FD9">
      <w:pPr>
        <w:spacing w:line="240" w:lineRule="auto"/>
        <w:rPr>
          <w:rFonts w:ascii="Consolas" w:hAnsi="Consolas" w:cs="Times New Roman"/>
          <w:sz w:val="28"/>
          <w:szCs w:val="28"/>
        </w:rPr>
      </w:pPr>
      <w:r w:rsidRPr="002F0C4F">
        <w:rPr>
          <w:rFonts w:ascii="Consolas" w:hAnsi="Consolas" w:cs="Times New Roman"/>
          <w:sz w:val="28"/>
          <w:szCs w:val="28"/>
        </w:rPr>
        <w:t xml:space="preserve">    n_jobs=-1,</w:t>
      </w:r>
    </w:p>
    <w:p w14:paraId="5D63BB2F" w14:textId="77777777" w:rsidR="000F38CB" w:rsidRPr="002F0C4F" w:rsidRDefault="000F38CB" w:rsidP="00A42FD9">
      <w:pPr>
        <w:spacing w:line="240" w:lineRule="auto"/>
        <w:rPr>
          <w:rFonts w:ascii="Consolas" w:hAnsi="Consolas" w:cs="Times New Roman"/>
          <w:sz w:val="28"/>
          <w:szCs w:val="28"/>
        </w:rPr>
      </w:pPr>
      <w:r w:rsidRPr="002F0C4F">
        <w:rPr>
          <w:rFonts w:ascii="Consolas" w:hAnsi="Consolas" w:cs="Times New Roman"/>
          <w:sz w:val="28"/>
          <w:szCs w:val="28"/>
        </w:rPr>
        <w:t xml:space="preserve">    scoring='r2',</w:t>
      </w:r>
    </w:p>
    <w:p w14:paraId="5610ED17" w14:textId="77777777" w:rsidR="000F38CB" w:rsidRPr="002F0C4F" w:rsidRDefault="000F38CB" w:rsidP="00A42FD9">
      <w:pPr>
        <w:spacing w:line="240" w:lineRule="auto"/>
        <w:rPr>
          <w:rFonts w:ascii="Consolas" w:hAnsi="Consolas" w:cs="Times New Roman"/>
          <w:sz w:val="28"/>
          <w:szCs w:val="28"/>
        </w:rPr>
      </w:pPr>
      <w:r w:rsidRPr="002F0C4F">
        <w:rPr>
          <w:rFonts w:ascii="Consolas" w:hAnsi="Consolas" w:cs="Times New Roman"/>
          <w:sz w:val="28"/>
          <w:szCs w:val="28"/>
        </w:rPr>
        <w:t xml:space="preserve">    verbose=2</w:t>
      </w:r>
    </w:p>
    <w:p w14:paraId="62645E39" w14:textId="77777777" w:rsidR="000F38CB" w:rsidRPr="002F0C4F" w:rsidRDefault="000F38CB" w:rsidP="00A42FD9">
      <w:pPr>
        <w:spacing w:line="240" w:lineRule="auto"/>
        <w:rPr>
          <w:rFonts w:ascii="Consolas" w:hAnsi="Consolas" w:cs="Times New Roman"/>
          <w:sz w:val="28"/>
          <w:szCs w:val="28"/>
        </w:rPr>
      </w:pPr>
      <w:r w:rsidRPr="002F0C4F">
        <w:rPr>
          <w:rFonts w:ascii="Consolas" w:hAnsi="Consolas" w:cs="Times New Roman"/>
          <w:sz w:val="28"/>
          <w:szCs w:val="28"/>
        </w:rPr>
        <w:lastRenderedPageBreak/>
        <w:t>)</w:t>
      </w:r>
    </w:p>
    <w:p w14:paraId="3F7FACDD" w14:textId="77777777" w:rsidR="000F38CB" w:rsidRPr="002F0C4F" w:rsidRDefault="000F38CB" w:rsidP="00A42FD9">
      <w:pPr>
        <w:spacing w:line="240" w:lineRule="auto"/>
        <w:rPr>
          <w:rFonts w:ascii="Consolas" w:hAnsi="Consolas" w:cs="Times New Roman"/>
          <w:sz w:val="28"/>
          <w:szCs w:val="28"/>
        </w:rPr>
      </w:pPr>
      <w:r w:rsidRPr="002F0C4F">
        <w:rPr>
          <w:rFonts w:ascii="Consolas" w:hAnsi="Consolas" w:cs="Times New Roman"/>
          <w:sz w:val="28"/>
          <w:szCs w:val="28"/>
        </w:rPr>
        <w:t>grid_search.fit(X_train_scaled[:50000], y_train[:50000])</w:t>
      </w:r>
    </w:p>
    <w:p w14:paraId="2017734D" w14:textId="77777777" w:rsidR="000F38CB" w:rsidRPr="002F0C4F" w:rsidRDefault="000F38CB" w:rsidP="000F38CB">
      <w:pPr>
        <w:pStyle w:val="ListParagraph"/>
        <w:numPr>
          <w:ilvl w:val="0"/>
          <w:numId w:val="13"/>
        </w:numPr>
        <w:spacing w:line="240" w:lineRule="auto"/>
        <w:rPr>
          <w:rFonts w:cstheme="minorHAnsi"/>
          <w:sz w:val="32"/>
          <w:szCs w:val="32"/>
        </w:rPr>
      </w:pPr>
      <w:r w:rsidRPr="002F0C4F">
        <w:rPr>
          <w:rFonts w:cstheme="minorHAnsi"/>
          <w:sz w:val="32"/>
          <w:szCs w:val="32"/>
        </w:rPr>
        <w:t>This code performs a grid search to optimize hyperparameters for a Random Forest Regressor model, using R-squared as the evaluation metric and 3-fold cross-validation. It utilizes all CPU cores for faster computation and provides detailed output. The grid search is fit to a subset of 50,000 training samples, aiming to find the best combination of hyperparameters that improve model performance.</w:t>
      </w:r>
    </w:p>
    <w:p w14:paraId="3EAF22B8" w14:textId="77777777" w:rsidR="000F38CB" w:rsidRPr="00CC379D" w:rsidRDefault="000F38CB" w:rsidP="00A42FD9">
      <w:pPr>
        <w:spacing w:line="240" w:lineRule="auto"/>
        <w:rPr>
          <w:rFonts w:cstheme="minorHAnsi"/>
          <w:b/>
          <w:bCs/>
          <w:sz w:val="36"/>
          <w:szCs w:val="36"/>
        </w:rPr>
      </w:pPr>
      <w:r w:rsidRPr="00CC379D">
        <w:rPr>
          <w:rFonts w:cstheme="minorHAnsi"/>
          <w:b/>
          <w:bCs/>
          <w:sz w:val="36"/>
          <w:szCs w:val="36"/>
        </w:rPr>
        <w:t>Step 6: Predictions and Evaluation</w:t>
      </w:r>
    </w:p>
    <w:p w14:paraId="5FD3CD33" w14:textId="77777777" w:rsidR="000F38CB" w:rsidRPr="00CC379D" w:rsidRDefault="000F38CB" w:rsidP="00A42FD9">
      <w:pPr>
        <w:spacing w:line="240" w:lineRule="auto"/>
        <w:rPr>
          <w:rFonts w:cstheme="minorHAnsi"/>
          <w:b/>
          <w:bCs/>
          <w:sz w:val="32"/>
          <w:szCs w:val="32"/>
        </w:rPr>
      </w:pPr>
      <w:r w:rsidRPr="00CC379D">
        <w:rPr>
          <w:rFonts w:cstheme="minorHAnsi"/>
          <w:b/>
          <w:bCs/>
          <w:sz w:val="32"/>
          <w:szCs w:val="32"/>
        </w:rPr>
        <w:t xml:space="preserve">  • Make Predictions</w:t>
      </w:r>
    </w:p>
    <w:p w14:paraId="5B740DFE" w14:textId="77777777" w:rsidR="000F38CB" w:rsidRPr="00CC379D" w:rsidRDefault="000F38CB" w:rsidP="00A42FD9">
      <w:pPr>
        <w:spacing w:line="240" w:lineRule="auto"/>
        <w:rPr>
          <w:rFonts w:ascii="Consolas" w:hAnsi="Consolas" w:cs="Times New Roman"/>
          <w:sz w:val="28"/>
          <w:szCs w:val="28"/>
        </w:rPr>
      </w:pPr>
      <w:r>
        <w:rPr>
          <w:rFonts w:ascii="Consolas" w:hAnsi="Consolas" w:cs="Times New Roman"/>
        </w:rPr>
        <w:t xml:space="preserve">     </w:t>
      </w:r>
      <w:r w:rsidRPr="00CC379D">
        <w:rPr>
          <w:rFonts w:ascii="Consolas" w:hAnsi="Consolas" w:cs="Times New Roman"/>
          <w:sz w:val="28"/>
          <w:szCs w:val="28"/>
        </w:rPr>
        <w:t>rf_model = grid_search.best_estimator_</w:t>
      </w:r>
    </w:p>
    <w:p w14:paraId="0E49BBC4" w14:textId="77777777" w:rsidR="000F38CB" w:rsidRDefault="000F38CB" w:rsidP="00A42FD9">
      <w:pPr>
        <w:spacing w:line="240" w:lineRule="auto"/>
        <w:rPr>
          <w:rFonts w:ascii="Consolas" w:hAnsi="Consolas" w:cs="Times New Roman"/>
        </w:rPr>
      </w:pPr>
      <w:r w:rsidRPr="00CC379D">
        <w:rPr>
          <w:rFonts w:ascii="Consolas" w:hAnsi="Consolas" w:cs="Times New Roman"/>
          <w:sz w:val="28"/>
          <w:szCs w:val="28"/>
        </w:rPr>
        <w:t xml:space="preserve">     y_pred = rf_model.predict(X_test_scaled) </w:t>
      </w:r>
    </w:p>
    <w:p w14:paraId="3DB516A9" w14:textId="77777777" w:rsidR="000F38CB" w:rsidRPr="00C11272" w:rsidRDefault="000F38CB" w:rsidP="000F38CB">
      <w:pPr>
        <w:pStyle w:val="ListParagraph"/>
        <w:numPr>
          <w:ilvl w:val="0"/>
          <w:numId w:val="13"/>
        </w:numPr>
        <w:spacing w:line="240" w:lineRule="auto"/>
        <w:rPr>
          <w:rFonts w:cstheme="minorHAnsi"/>
          <w:sz w:val="32"/>
          <w:szCs w:val="32"/>
        </w:rPr>
      </w:pPr>
      <w:r w:rsidRPr="00C11272">
        <w:rPr>
          <w:rFonts w:cstheme="minorHAnsi"/>
          <w:sz w:val="32"/>
          <w:szCs w:val="32"/>
        </w:rPr>
        <w:t xml:space="preserve">This code retrieves the best-performing Random Forest Regressor model from the grid search and uses it to make predictions on the scaled test data (X_test_scaled). The predicted values are stored in y_pred. </w:t>
      </w:r>
    </w:p>
    <w:p w14:paraId="67331DAB" w14:textId="77777777" w:rsidR="000F38CB" w:rsidRPr="00C11272" w:rsidRDefault="000F38CB" w:rsidP="00C804E8">
      <w:pPr>
        <w:pStyle w:val="ListParagraph"/>
        <w:spacing w:line="240" w:lineRule="auto"/>
        <w:rPr>
          <w:rFonts w:cstheme="minorHAnsi"/>
          <w:sz w:val="32"/>
          <w:szCs w:val="32"/>
        </w:rPr>
      </w:pPr>
    </w:p>
    <w:p w14:paraId="2F0625E1" w14:textId="77777777" w:rsidR="000F38CB" w:rsidRPr="00CC379D" w:rsidRDefault="000F38CB" w:rsidP="00C804E8">
      <w:pPr>
        <w:spacing w:line="240" w:lineRule="auto"/>
        <w:rPr>
          <w:rFonts w:cstheme="minorHAnsi"/>
          <w:b/>
          <w:bCs/>
          <w:sz w:val="28"/>
          <w:szCs w:val="28"/>
        </w:rPr>
      </w:pPr>
      <w:r>
        <w:rPr>
          <w:rFonts w:ascii="Times New Roman" w:hAnsi="Times New Roman" w:cs="Times New Roman"/>
          <w:b/>
          <w:bCs/>
          <w:sz w:val="28"/>
          <w:szCs w:val="28"/>
        </w:rPr>
        <w:t xml:space="preserve">  </w:t>
      </w:r>
      <w:r w:rsidRPr="00CC379D">
        <w:rPr>
          <w:rFonts w:cstheme="minorHAnsi"/>
          <w:b/>
          <w:bCs/>
          <w:sz w:val="32"/>
          <w:szCs w:val="32"/>
        </w:rPr>
        <w:t>• Evaluate Model Performance</w:t>
      </w:r>
    </w:p>
    <w:p w14:paraId="19E7ECC7" w14:textId="77777777" w:rsidR="000F38CB" w:rsidRPr="00CC379D" w:rsidRDefault="000F38CB" w:rsidP="00C804E8">
      <w:pPr>
        <w:spacing w:line="240" w:lineRule="auto"/>
        <w:rPr>
          <w:rFonts w:ascii="Consolas" w:hAnsi="Consolas" w:cs="Times New Roman"/>
          <w:sz w:val="28"/>
          <w:szCs w:val="28"/>
        </w:rPr>
      </w:pPr>
      <w:r w:rsidRPr="00C804E8">
        <w:rPr>
          <w:rFonts w:ascii="Times New Roman" w:hAnsi="Times New Roman" w:cs="Times New Roman"/>
          <w:b/>
          <w:bCs/>
        </w:rPr>
        <w:t xml:space="preserve">          </w:t>
      </w:r>
      <w:r>
        <w:rPr>
          <w:rFonts w:ascii="Times New Roman" w:hAnsi="Times New Roman" w:cs="Times New Roman"/>
          <w:b/>
          <w:bCs/>
        </w:rPr>
        <w:t xml:space="preserve"> </w:t>
      </w:r>
      <w:r w:rsidRPr="00CC379D">
        <w:rPr>
          <w:rFonts w:ascii="Consolas" w:hAnsi="Consolas" w:cs="Times New Roman"/>
          <w:sz w:val="28"/>
          <w:szCs w:val="28"/>
        </w:rPr>
        <w:t>mae = mean_absolute_error(y_test, y_pred)</w:t>
      </w:r>
    </w:p>
    <w:p w14:paraId="71733F12" w14:textId="77777777" w:rsidR="000F38CB" w:rsidRPr="00CC379D" w:rsidRDefault="000F38CB" w:rsidP="00C804E8">
      <w:pPr>
        <w:spacing w:line="240" w:lineRule="auto"/>
        <w:rPr>
          <w:rFonts w:ascii="Consolas" w:hAnsi="Consolas" w:cs="Times New Roman"/>
          <w:sz w:val="28"/>
          <w:szCs w:val="28"/>
        </w:rPr>
      </w:pPr>
      <w:r w:rsidRPr="00CC379D">
        <w:rPr>
          <w:rFonts w:ascii="Consolas" w:hAnsi="Consolas" w:cs="Times New Roman"/>
          <w:sz w:val="28"/>
          <w:szCs w:val="28"/>
        </w:rPr>
        <w:t xml:space="preserve">     mse = mean_squared_error(y_test, y_pred)</w:t>
      </w:r>
    </w:p>
    <w:p w14:paraId="6D4778E4" w14:textId="77777777" w:rsidR="000F38CB" w:rsidRPr="00CC379D" w:rsidRDefault="000F38CB" w:rsidP="00C804E8">
      <w:pPr>
        <w:spacing w:line="240" w:lineRule="auto"/>
        <w:rPr>
          <w:rFonts w:ascii="Times New Roman" w:hAnsi="Times New Roman" w:cs="Times New Roman"/>
          <w:sz w:val="28"/>
          <w:szCs w:val="28"/>
        </w:rPr>
      </w:pPr>
      <w:r w:rsidRPr="00CC379D">
        <w:rPr>
          <w:rFonts w:ascii="Consolas" w:hAnsi="Consolas" w:cs="Times New Roman"/>
          <w:sz w:val="28"/>
          <w:szCs w:val="28"/>
        </w:rPr>
        <w:t xml:space="preserve">     r2 = r2_score(y_test, y_pred)</w:t>
      </w:r>
    </w:p>
    <w:p w14:paraId="69F5BDA2" w14:textId="77777777" w:rsidR="000F38CB" w:rsidRPr="00CA6351" w:rsidRDefault="000F38CB" w:rsidP="000F38CB">
      <w:pPr>
        <w:pStyle w:val="ListParagraph"/>
        <w:numPr>
          <w:ilvl w:val="0"/>
          <w:numId w:val="13"/>
        </w:numPr>
        <w:spacing w:line="240" w:lineRule="auto"/>
        <w:rPr>
          <w:rFonts w:cstheme="minorHAnsi"/>
          <w:sz w:val="32"/>
          <w:szCs w:val="32"/>
        </w:rPr>
      </w:pPr>
      <w:r w:rsidRPr="00CA6351">
        <w:rPr>
          <w:rFonts w:cstheme="minorHAnsi"/>
          <w:sz w:val="32"/>
          <w:szCs w:val="32"/>
        </w:rPr>
        <w:t>The model's performance is evaluated using three metrics:</w:t>
      </w:r>
    </w:p>
    <w:p w14:paraId="1378E4F8" w14:textId="77777777" w:rsidR="000F38CB" w:rsidRPr="00CA6351" w:rsidRDefault="000F38CB" w:rsidP="00C804E8">
      <w:pPr>
        <w:pStyle w:val="ListParagraph"/>
        <w:spacing w:line="240" w:lineRule="auto"/>
        <w:rPr>
          <w:rFonts w:cstheme="minorHAnsi"/>
          <w:sz w:val="32"/>
          <w:szCs w:val="32"/>
        </w:rPr>
      </w:pPr>
      <w:r w:rsidRPr="00CA6351">
        <w:rPr>
          <w:rFonts w:cstheme="minorHAnsi"/>
          <w:sz w:val="32"/>
          <w:szCs w:val="32"/>
        </w:rPr>
        <w:t>1. MAE (Mean Absolute Error): Average difference between predicted and actual values is 1.43.</w:t>
      </w:r>
    </w:p>
    <w:p w14:paraId="1FF4ADE6" w14:textId="77777777" w:rsidR="000F38CB" w:rsidRPr="00CA6351" w:rsidRDefault="000F38CB" w:rsidP="00EC7B84">
      <w:pPr>
        <w:pStyle w:val="ListParagraph"/>
        <w:spacing w:line="240" w:lineRule="auto"/>
        <w:rPr>
          <w:rFonts w:cstheme="minorHAnsi"/>
          <w:sz w:val="32"/>
          <w:szCs w:val="32"/>
        </w:rPr>
      </w:pPr>
      <w:r w:rsidRPr="00CA6351">
        <w:rPr>
          <w:rFonts w:cstheme="minorHAnsi"/>
          <w:sz w:val="32"/>
          <w:szCs w:val="32"/>
        </w:rPr>
        <w:t>2. MSE (Mean Squared Error): Average squared difference between predicted and actual values is 6.23.</w:t>
      </w:r>
    </w:p>
    <w:p w14:paraId="08C0260D" w14:textId="77777777" w:rsidR="000F38CB" w:rsidRPr="00CA6351" w:rsidRDefault="000F38CB" w:rsidP="00EC7B84">
      <w:pPr>
        <w:pStyle w:val="ListParagraph"/>
        <w:spacing w:line="240" w:lineRule="auto"/>
        <w:rPr>
          <w:rFonts w:cstheme="minorHAnsi"/>
          <w:sz w:val="32"/>
          <w:szCs w:val="32"/>
        </w:rPr>
      </w:pPr>
      <w:r w:rsidRPr="00CA6351">
        <w:rPr>
          <w:rFonts w:cstheme="minorHAnsi"/>
          <w:sz w:val="32"/>
          <w:szCs w:val="32"/>
        </w:rPr>
        <w:t>3. R2 (R-squared): Model explains 100% of the variance in the data, indicating a very good fit (R2 = 1.00).</w:t>
      </w:r>
    </w:p>
    <w:p w14:paraId="4E807DDD" w14:textId="77777777" w:rsidR="000F38CB" w:rsidRPr="00CA6351" w:rsidRDefault="000F38CB" w:rsidP="00C804E8">
      <w:pPr>
        <w:pStyle w:val="ListParagraph"/>
        <w:spacing w:line="240" w:lineRule="auto"/>
        <w:rPr>
          <w:rFonts w:cstheme="minorHAnsi"/>
          <w:sz w:val="36"/>
          <w:szCs w:val="36"/>
        </w:rPr>
      </w:pPr>
    </w:p>
    <w:p w14:paraId="32696984" w14:textId="77777777" w:rsidR="000F38CB" w:rsidRPr="00CA6351" w:rsidRDefault="000F38CB" w:rsidP="000F38CB">
      <w:pPr>
        <w:pStyle w:val="ListParagraph"/>
        <w:numPr>
          <w:ilvl w:val="0"/>
          <w:numId w:val="13"/>
        </w:numPr>
        <w:spacing w:line="240" w:lineRule="auto"/>
        <w:rPr>
          <w:rFonts w:cstheme="minorHAnsi"/>
          <w:sz w:val="32"/>
          <w:szCs w:val="32"/>
        </w:rPr>
      </w:pPr>
      <w:r w:rsidRPr="00CA6351">
        <w:rPr>
          <w:rFonts w:cstheme="minorHAnsi"/>
          <w:sz w:val="32"/>
          <w:szCs w:val="32"/>
        </w:rPr>
        <w:t>These metrics suggest the model is performing well.</w:t>
      </w:r>
    </w:p>
    <w:p w14:paraId="1101CBD1" w14:textId="19271034" w:rsidR="000F38CB" w:rsidRPr="002209F9" w:rsidRDefault="000F38CB" w:rsidP="00EC7B84">
      <w:pPr>
        <w:spacing w:line="240" w:lineRule="auto"/>
        <w:ind w:left="360"/>
        <w:rPr>
          <w:rFonts w:cstheme="minorHAnsi"/>
          <w:b/>
          <w:bCs/>
          <w:sz w:val="36"/>
          <w:szCs w:val="36"/>
        </w:rPr>
      </w:pPr>
      <w:r w:rsidRPr="002209F9">
        <w:rPr>
          <w:rFonts w:cstheme="minorHAnsi"/>
          <w:b/>
          <w:bCs/>
          <w:sz w:val="36"/>
          <w:szCs w:val="36"/>
        </w:rPr>
        <w:lastRenderedPageBreak/>
        <w:t xml:space="preserve">Step </w:t>
      </w:r>
      <w:r w:rsidR="002209F9">
        <w:rPr>
          <w:rFonts w:cstheme="minorHAnsi"/>
          <w:b/>
          <w:bCs/>
          <w:sz w:val="36"/>
          <w:szCs w:val="36"/>
        </w:rPr>
        <w:t>7</w:t>
      </w:r>
      <w:r w:rsidRPr="002209F9">
        <w:rPr>
          <w:rFonts w:cstheme="minorHAnsi"/>
          <w:b/>
          <w:bCs/>
          <w:sz w:val="36"/>
          <w:szCs w:val="36"/>
        </w:rPr>
        <w:t>: Saving the model and Scaler</w:t>
      </w:r>
    </w:p>
    <w:p w14:paraId="0CF4C2C2" w14:textId="77777777" w:rsidR="000F38CB" w:rsidRDefault="000F38CB" w:rsidP="00A42FD9">
      <w:pPr>
        <w:pStyle w:val="ListParagraph"/>
        <w:spacing w:line="24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24E037F0" w14:textId="77777777" w:rsidR="000F38CB" w:rsidRPr="00C11272" w:rsidRDefault="000F38CB" w:rsidP="00EC7B84">
      <w:pPr>
        <w:pStyle w:val="ListParagraph"/>
        <w:spacing w:line="240" w:lineRule="auto"/>
        <w:rPr>
          <w:rFonts w:ascii="Consolas" w:hAnsi="Consolas" w:cs="Times New Roman"/>
          <w:sz w:val="28"/>
          <w:szCs w:val="28"/>
        </w:rPr>
      </w:pPr>
      <w:r w:rsidRPr="00EC7B84">
        <w:rPr>
          <w:rFonts w:ascii="Consolas" w:hAnsi="Consolas" w:cs="Times New Roman"/>
        </w:rPr>
        <w:t xml:space="preserve"> </w:t>
      </w:r>
      <w:r w:rsidRPr="00C11272">
        <w:rPr>
          <w:rFonts w:ascii="Consolas" w:hAnsi="Consolas" w:cs="Times New Roman"/>
          <w:sz w:val="28"/>
          <w:szCs w:val="28"/>
        </w:rPr>
        <w:t>joblib.dump(rf_model, "models/ran_model.pkl")</w:t>
      </w:r>
    </w:p>
    <w:p w14:paraId="48CEB326" w14:textId="77777777" w:rsidR="000F38CB" w:rsidRPr="00C11272" w:rsidRDefault="000F38CB" w:rsidP="00EC7B84">
      <w:pPr>
        <w:pStyle w:val="ListParagraph"/>
        <w:spacing w:line="240" w:lineRule="auto"/>
        <w:rPr>
          <w:rFonts w:ascii="Consolas" w:hAnsi="Consolas" w:cs="Times New Roman"/>
          <w:sz w:val="28"/>
          <w:szCs w:val="28"/>
        </w:rPr>
      </w:pPr>
      <w:r w:rsidRPr="00C11272">
        <w:rPr>
          <w:rFonts w:ascii="Consolas" w:hAnsi="Consolas" w:cs="Times New Roman"/>
          <w:sz w:val="28"/>
          <w:szCs w:val="28"/>
        </w:rPr>
        <w:t>joblib.dump(scaler, "models/ran_scaler.pkl")</w:t>
      </w:r>
    </w:p>
    <w:p w14:paraId="3CBBA527" w14:textId="77777777" w:rsidR="000F38CB" w:rsidRDefault="000F38CB" w:rsidP="00EC7B84">
      <w:pPr>
        <w:pStyle w:val="ListParagraph"/>
        <w:spacing w:line="240" w:lineRule="auto"/>
        <w:rPr>
          <w:rFonts w:ascii="Consolas" w:hAnsi="Consolas" w:cs="Times New Roman"/>
          <w:sz w:val="28"/>
          <w:szCs w:val="28"/>
        </w:rPr>
      </w:pPr>
      <w:r>
        <w:rPr>
          <w:rFonts w:ascii="Consolas" w:hAnsi="Consolas" w:cs="Times New Roman"/>
          <w:sz w:val="28"/>
          <w:szCs w:val="28"/>
        </w:rPr>
        <w:t xml:space="preserve"> </w:t>
      </w:r>
    </w:p>
    <w:p w14:paraId="05BB95AC" w14:textId="77777777" w:rsidR="000F38CB" w:rsidRPr="00195A7B" w:rsidRDefault="000F38CB" w:rsidP="000F38CB">
      <w:pPr>
        <w:pStyle w:val="ListParagraph"/>
        <w:numPr>
          <w:ilvl w:val="0"/>
          <w:numId w:val="13"/>
        </w:numPr>
        <w:spacing w:line="240" w:lineRule="auto"/>
        <w:rPr>
          <w:rFonts w:cstheme="minorHAnsi"/>
          <w:sz w:val="32"/>
          <w:szCs w:val="32"/>
        </w:rPr>
      </w:pPr>
      <w:r w:rsidRPr="00195A7B">
        <w:rPr>
          <w:rFonts w:cstheme="minorHAnsi"/>
          <w:sz w:val="32"/>
          <w:szCs w:val="32"/>
        </w:rPr>
        <w:t>This code saves two important components:</w:t>
      </w:r>
    </w:p>
    <w:p w14:paraId="0869AC6C" w14:textId="77777777" w:rsidR="000F38CB" w:rsidRPr="00195A7B" w:rsidRDefault="000F38CB" w:rsidP="00EC7B84">
      <w:pPr>
        <w:pStyle w:val="ListParagraph"/>
        <w:spacing w:line="240" w:lineRule="auto"/>
        <w:rPr>
          <w:rFonts w:cstheme="minorHAnsi"/>
          <w:sz w:val="32"/>
          <w:szCs w:val="32"/>
        </w:rPr>
      </w:pPr>
    </w:p>
    <w:p w14:paraId="590862E8" w14:textId="77777777" w:rsidR="000F38CB" w:rsidRPr="00195A7B" w:rsidRDefault="000F38CB" w:rsidP="00EC7B84">
      <w:pPr>
        <w:pStyle w:val="ListParagraph"/>
        <w:spacing w:line="240" w:lineRule="auto"/>
        <w:rPr>
          <w:rFonts w:cstheme="minorHAnsi"/>
          <w:sz w:val="32"/>
          <w:szCs w:val="32"/>
        </w:rPr>
      </w:pPr>
      <w:r w:rsidRPr="00195A7B">
        <w:rPr>
          <w:rFonts w:cstheme="minorHAnsi"/>
          <w:sz w:val="32"/>
          <w:szCs w:val="32"/>
        </w:rPr>
        <w:t>• Random Forest Model(rf_model): Saved as "ran_model.pkl" in the "models" directory.</w:t>
      </w:r>
    </w:p>
    <w:p w14:paraId="31C7368C" w14:textId="77777777" w:rsidR="000F38CB" w:rsidRPr="00195A7B" w:rsidRDefault="000F38CB" w:rsidP="00EC7B84">
      <w:pPr>
        <w:pStyle w:val="ListParagraph"/>
        <w:spacing w:line="240" w:lineRule="auto"/>
        <w:rPr>
          <w:rFonts w:cstheme="minorHAnsi"/>
          <w:sz w:val="32"/>
          <w:szCs w:val="32"/>
        </w:rPr>
      </w:pPr>
      <w:r w:rsidRPr="00195A7B">
        <w:rPr>
          <w:rFonts w:cstheme="minorHAnsi"/>
          <w:sz w:val="32"/>
          <w:szCs w:val="32"/>
        </w:rPr>
        <w:t>• Scaler(scaler): Saved as "ran_scaler.pkl" in the "models" directory.</w:t>
      </w:r>
    </w:p>
    <w:p w14:paraId="428471A6" w14:textId="77777777" w:rsidR="000F38CB" w:rsidRPr="00195A7B" w:rsidRDefault="000F38CB" w:rsidP="00EC7B84">
      <w:pPr>
        <w:pStyle w:val="ListParagraph"/>
        <w:spacing w:line="240" w:lineRule="auto"/>
        <w:rPr>
          <w:rFonts w:cstheme="minorHAnsi"/>
          <w:sz w:val="32"/>
          <w:szCs w:val="32"/>
        </w:rPr>
      </w:pPr>
    </w:p>
    <w:p w14:paraId="6E08D082" w14:textId="77777777" w:rsidR="000F38CB" w:rsidRPr="00195A7B" w:rsidRDefault="000F38CB" w:rsidP="00EC7B84">
      <w:pPr>
        <w:pStyle w:val="ListParagraph"/>
        <w:spacing w:line="240" w:lineRule="auto"/>
        <w:rPr>
          <w:rFonts w:cstheme="minorHAnsi"/>
          <w:sz w:val="32"/>
          <w:szCs w:val="32"/>
        </w:rPr>
      </w:pPr>
      <w:r w:rsidRPr="00195A7B">
        <w:rPr>
          <w:rFonts w:cstheme="minorHAnsi"/>
          <w:sz w:val="32"/>
          <w:szCs w:val="32"/>
        </w:rPr>
        <w:t>This allows for easy loading and reuse of the trained model and scaler in future applications.</w:t>
      </w:r>
    </w:p>
    <w:p w14:paraId="4423DBFD" w14:textId="77777777" w:rsidR="004F044F" w:rsidRDefault="004F044F" w:rsidP="00EC7B84">
      <w:pPr>
        <w:pStyle w:val="ListParagraph"/>
        <w:spacing w:line="240" w:lineRule="auto"/>
        <w:rPr>
          <w:rFonts w:ascii="Times New Roman" w:hAnsi="Times New Roman" w:cs="Times New Roman"/>
          <w:sz w:val="28"/>
          <w:szCs w:val="28"/>
        </w:rPr>
      </w:pPr>
    </w:p>
    <w:p w14:paraId="0FA5BF3B" w14:textId="7900BF95" w:rsidR="0083400B" w:rsidRPr="0088498D" w:rsidRDefault="0088498D" w:rsidP="0088498D">
      <w:pPr>
        <w:spacing w:line="240" w:lineRule="auto"/>
        <w:rPr>
          <w:rFonts w:cstheme="minorHAnsi"/>
          <w:b/>
          <w:bCs/>
          <w:sz w:val="36"/>
          <w:szCs w:val="36"/>
          <w:u w:val="single"/>
          <w:lang w:val="en-US"/>
        </w:rPr>
      </w:pPr>
      <w:r w:rsidRPr="0088498D">
        <w:rPr>
          <w:rFonts w:ascii="Segoe UI Symbol" w:hAnsi="Segoe UI Symbol" w:cs="Segoe UI Symbol"/>
          <w:b/>
          <w:bCs/>
          <w:sz w:val="36"/>
          <w:szCs w:val="36"/>
        </w:rPr>
        <w:t>➜</w:t>
      </w:r>
      <w:r>
        <w:rPr>
          <w:rFonts w:ascii="Segoe UI Symbol" w:hAnsi="Segoe UI Symbol" w:cs="Segoe UI Symbol"/>
          <w:b/>
          <w:bCs/>
          <w:sz w:val="36"/>
          <w:szCs w:val="36"/>
        </w:rPr>
        <w:t xml:space="preserve"> </w:t>
      </w:r>
      <w:r w:rsidR="0083400B" w:rsidRPr="0088498D">
        <w:rPr>
          <w:rFonts w:cstheme="minorHAnsi"/>
          <w:b/>
          <w:bCs/>
          <w:sz w:val="36"/>
          <w:szCs w:val="36"/>
          <w:u w:val="single"/>
          <w:lang w:val="en-US"/>
        </w:rPr>
        <w:t xml:space="preserve">Key Features of </w:t>
      </w:r>
      <w:r>
        <w:rPr>
          <w:rFonts w:cstheme="minorHAnsi"/>
          <w:b/>
          <w:bCs/>
          <w:sz w:val="36"/>
          <w:szCs w:val="36"/>
          <w:u w:val="single"/>
          <w:lang w:val="en-US"/>
        </w:rPr>
        <w:t>R</w:t>
      </w:r>
      <w:r w:rsidR="00EC68A6" w:rsidRPr="0088498D">
        <w:rPr>
          <w:rFonts w:cstheme="minorHAnsi"/>
          <w:b/>
          <w:bCs/>
          <w:sz w:val="36"/>
          <w:szCs w:val="36"/>
          <w:u w:val="single"/>
          <w:lang w:val="en-US"/>
        </w:rPr>
        <w:t xml:space="preserve">andom </w:t>
      </w:r>
      <w:r>
        <w:rPr>
          <w:rFonts w:cstheme="minorHAnsi"/>
          <w:b/>
          <w:bCs/>
          <w:sz w:val="36"/>
          <w:szCs w:val="36"/>
          <w:u w:val="single"/>
          <w:lang w:val="en-US"/>
        </w:rPr>
        <w:t>F</w:t>
      </w:r>
      <w:r w:rsidR="00EC68A6" w:rsidRPr="0088498D">
        <w:rPr>
          <w:rFonts w:cstheme="minorHAnsi"/>
          <w:b/>
          <w:bCs/>
          <w:sz w:val="36"/>
          <w:szCs w:val="36"/>
          <w:u w:val="single"/>
          <w:lang w:val="en-US"/>
        </w:rPr>
        <w:t>orest algorithm:</w:t>
      </w:r>
    </w:p>
    <w:p w14:paraId="10BF001D" w14:textId="77777777" w:rsidR="00CE35B1" w:rsidRDefault="00CE35B1" w:rsidP="00CE35B1">
      <w:pPr>
        <w:pStyle w:val="ListParagraph"/>
        <w:spacing w:line="240" w:lineRule="auto"/>
        <w:rPr>
          <w:rFonts w:asciiTheme="majorHAnsi" w:hAnsiTheme="majorHAnsi" w:cstheme="majorHAnsi"/>
          <w:b/>
          <w:bCs/>
          <w:sz w:val="32"/>
          <w:szCs w:val="32"/>
          <w:lang w:val="en-US"/>
        </w:rPr>
      </w:pPr>
    </w:p>
    <w:p w14:paraId="64A5EECE" w14:textId="79F03F72" w:rsidR="0083400B" w:rsidRPr="0083400B" w:rsidRDefault="0083400B" w:rsidP="00912AB9">
      <w:pPr>
        <w:pStyle w:val="ListParagraph"/>
        <w:numPr>
          <w:ilvl w:val="0"/>
          <w:numId w:val="28"/>
        </w:numPr>
        <w:spacing w:line="240" w:lineRule="auto"/>
        <w:rPr>
          <w:rFonts w:cstheme="minorHAnsi"/>
          <w:b/>
          <w:bCs/>
          <w:sz w:val="32"/>
          <w:szCs w:val="32"/>
          <w:lang w:val="en-US"/>
        </w:rPr>
      </w:pPr>
      <w:r w:rsidRPr="0083400B">
        <w:rPr>
          <w:rFonts w:cstheme="minorHAnsi"/>
          <w:b/>
          <w:bCs/>
          <w:sz w:val="32"/>
          <w:szCs w:val="32"/>
          <w:lang w:val="en-US"/>
        </w:rPr>
        <w:t>Ensemble Learning Method:</w:t>
      </w:r>
    </w:p>
    <w:p w14:paraId="4CC753C4" w14:textId="35A694F9" w:rsidR="0083400B" w:rsidRPr="0083400B" w:rsidRDefault="0083400B" w:rsidP="00D179C7">
      <w:pPr>
        <w:pStyle w:val="ListParagraph"/>
        <w:spacing w:line="240" w:lineRule="auto"/>
        <w:ind w:left="1440"/>
        <w:rPr>
          <w:rFonts w:cstheme="minorHAnsi"/>
          <w:sz w:val="28"/>
          <w:szCs w:val="28"/>
          <w:lang w:val="en-US"/>
        </w:rPr>
      </w:pPr>
      <w:r w:rsidRPr="0083400B">
        <w:rPr>
          <w:rFonts w:cstheme="minorHAnsi"/>
          <w:sz w:val="32"/>
          <w:szCs w:val="32"/>
          <w:lang w:val="en-US"/>
        </w:rPr>
        <w:t>Combines predictions from multiple decision trees to improve accuracy and control overfitting.</w:t>
      </w:r>
    </w:p>
    <w:p w14:paraId="15E55482" w14:textId="77777777" w:rsidR="0083400B" w:rsidRPr="0083400B" w:rsidRDefault="0083400B" w:rsidP="00912AB9">
      <w:pPr>
        <w:pStyle w:val="ListParagraph"/>
        <w:numPr>
          <w:ilvl w:val="0"/>
          <w:numId w:val="28"/>
        </w:numPr>
        <w:spacing w:line="240" w:lineRule="auto"/>
        <w:rPr>
          <w:rFonts w:cstheme="minorHAnsi"/>
          <w:b/>
          <w:bCs/>
          <w:sz w:val="32"/>
          <w:szCs w:val="32"/>
          <w:lang w:val="en-US"/>
        </w:rPr>
      </w:pPr>
      <w:r w:rsidRPr="0083400B">
        <w:rPr>
          <w:rFonts w:cstheme="minorHAnsi"/>
          <w:b/>
          <w:bCs/>
          <w:sz w:val="32"/>
          <w:szCs w:val="32"/>
          <w:lang w:val="en-US"/>
        </w:rPr>
        <w:t>Bootstrap Aggregation (Bagging):</w:t>
      </w:r>
    </w:p>
    <w:p w14:paraId="19E7AB96" w14:textId="77777777" w:rsidR="0083400B" w:rsidRPr="0083400B" w:rsidRDefault="0083400B" w:rsidP="00D179C7">
      <w:pPr>
        <w:pStyle w:val="ListParagraph"/>
        <w:spacing w:line="240" w:lineRule="auto"/>
        <w:ind w:left="1440"/>
        <w:rPr>
          <w:rFonts w:cstheme="minorHAnsi"/>
          <w:sz w:val="32"/>
          <w:szCs w:val="32"/>
          <w:lang w:val="en-US"/>
        </w:rPr>
      </w:pPr>
      <w:r w:rsidRPr="0083400B">
        <w:rPr>
          <w:rFonts w:cstheme="minorHAnsi"/>
          <w:sz w:val="32"/>
          <w:szCs w:val="32"/>
          <w:lang w:val="en-US"/>
        </w:rPr>
        <w:t>Each tree is trained on a random subset of the data (with replacement), which reduces variance.</w:t>
      </w:r>
    </w:p>
    <w:p w14:paraId="67AE6159" w14:textId="77777777" w:rsidR="0083400B" w:rsidRPr="0083400B" w:rsidRDefault="0083400B" w:rsidP="00912AB9">
      <w:pPr>
        <w:pStyle w:val="ListParagraph"/>
        <w:numPr>
          <w:ilvl w:val="0"/>
          <w:numId w:val="28"/>
        </w:numPr>
        <w:spacing w:line="240" w:lineRule="auto"/>
        <w:rPr>
          <w:rFonts w:cstheme="minorHAnsi"/>
          <w:b/>
          <w:bCs/>
          <w:sz w:val="32"/>
          <w:szCs w:val="32"/>
          <w:lang w:val="en-US"/>
        </w:rPr>
      </w:pPr>
      <w:r w:rsidRPr="0083400B">
        <w:rPr>
          <w:rFonts w:cstheme="minorHAnsi"/>
          <w:b/>
          <w:bCs/>
          <w:sz w:val="32"/>
          <w:szCs w:val="32"/>
          <w:lang w:val="en-US"/>
        </w:rPr>
        <w:t>Random Feature Selection:</w:t>
      </w:r>
    </w:p>
    <w:p w14:paraId="27D97497" w14:textId="77777777" w:rsidR="0083400B" w:rsidRPr="0083400B" w:rsidRDefault="0083400B" w:rsidP="00D179C7">
      <w:pPr>
        <w:pStyle w:val="ListParagraph"/>
        <w:spacing w:line="240" w:lineRule="auto"/>
        <w:ind w:left="1440"/>
        <w:rPr>
          <w:rFonts w:cstheme="minorHAnsi"/>
          <w:sz w:val="32"/>
          <w:szCs w:val="32"/>
          <w:lang w:val="en-US"/>
        </w:rPr>
      </w:pPr>
      <w:r w:rsidRPr="0083400B">
        <w:rPr>
          <w:rFonts w:cstheme="minorHAnsi"/>
          <w:sz w:val="32"/>
          <w:szCs w:val="32"/>
          <w:lang w:val="en-US"/>
        </w:rPr>
        <w:t>At each split in a tree, a random subset of features is considered, adding diversity among the trees.</w:t>
      </w:r>
    </w:p>
    <w:p w14:paraId="5C5A95DA" w14:textId="77777777" w:rsidR="0083400B" w:rsidRPr="0083400B" w:rsidRDefault="0083400B" w:rsidP="00912AB9">
      <w:pPr>
        <w:pStyle w:val="ListParagraph"/>
        <w:numPr>
          <w:ilvl w:val="0"/>
          <w:numId w:val="28"/>
        </w:numPr>
        <w:spacing w:line="240" w:lineRule="auto"/>
        <w:rPr>
          <w:rFonts w:cstheme="minorHAnsi"/>
          <w:b/>
          <w:bCs/>
          <w:sz w:val="32"/>
          <w:szCs w:val="32"/>
          <w:lang w:val="en-US"/>
        </w:rPr>
      </w:pPr>
      <w:r w:rsidRPr="0083400B">
        <w:rPr>
          <w:rFonts w:cstheme="minorHAnsi"/>
          <w:b/>
          <w:bCs/>
          <w:sz w:val="32"/>
          <w:szCs w:val="32"/>
          <w:lang w:val="en-US"/>
        </w:rPr>
        <w:t>Handles Overfitting Well:</w:t>
      </w:r>
    </w:p>
    <w:p w14:paraId="1A33B399" w14:textId="77777777" w:rsidR="0083400B" w:rsidRPr="0083400B" w:rsidRDefault="0083400B" w:rsidP="00582905">
      <w:pPr>
        <w:pStyle w:val="ListParagraph"/>
        <w:spacing w:line="240" w:lineRule="auto"/>
        <w:ind w:left="1440"/>
        <w:rPr>
          <w:rFonts w:cstheme="minorHAnsi"/>
          <w:sz w:val="32"/>
          <w:szCs w:val="32"/>
          <w:lang w:val="en-US"/>
        </w:rPr>
      </w:pPr>
      <w:r w:rsidRPr="0083400B">
        <w:rPr>
          <w:rFonts w:cstheme="minorHAnsi"/>
          <w:sz w:val="32"/>
          <w:szCs w:val="32"/>
          <w:lang w:val="en-US"/>
        </w:rPr>
        <w:t>By averaging multiple trees, Random Forest reduces the risk of overfitting seen in individual decision trees.</w:t>
      </w:r>
    </w:p>
    <w:p w14:paraId="4C7DC188" w14:textId="77777777" w:rsidR="0083400B" w:rsidRPr="0083400B" w:rsidRDefault="0083400B" w:rsidP="00912AB9">
      <w:pPr>
        <w:pStyle w:val="ListParagraph"/>
        <w:numPr>
          <w:ilvl w:val="0"/>
          <w:numId w:val="28"/>
        </w:numPr>
        <w:spacing w:line="240" w:lineRule="auto"/>
        <w:rPr>
          <w:rFonts w:cstheme="minorHAnsi"/>
          <w:b/>
          <w:bCs/>
          <w:sz w:val="32"/>
          <w:szCs w:val="32"/>
          <w:lang w:val="en-US"/>
        </w:rPr>
      </w:pPr>
      <w:r w:rsidRPr="0083400B">
        <w:rPr>
          <w:rFonts w:cstheme="minorHAnsi"/>
          <w:b/>
          <w:bCs/>
          <w:sz w:val="32"/>
          <w:szCs w:val="32"/>
          <w:lang w:val="en-US"/>
        </w:rPr>
        <w:t>High Accuracy:</w:t>
      </w:r>
    </w:p>
    <w:p w14:paraId="0F766D27" w14:textId="77777777" w:rsidR="0083400B" w:rsidRPr="0083400B" w:rsidRDefault="0083400B" w:rsidP="00582905">
      <w:pPr>
        <w:pStyle w:val="ListParagraph"/>
        <w:spacing w:line="240" w:lineRule="auto"/>
        <w:ind w:left="1440"/>
        <w:rPr>
          <w:rFonts w:cstheme="minorHAnsi"/>
          <w:sz w:val="32"/>
          <w:szCs w:val="32"/>
          <w:lang w:val="en-US"/>
        </w:rPr>
      </w:pPr>
      <w:r w:rsidRPr="0083400B">
        <w:rPr>
          <w:rFonts w:cstheme="minorHAnsi"/>
          <w:sz w:val="32"/>
          <w:szCs w:val="32"/>
          <w:lang w:val="en-US"/>
        </w:rPr>
        <w:t>Often provides high prediction accuracy compared to other algorithms, especially on complex datasets.</w:t>
      </w:r>
    </w:p>
    <w:p w14:paraId="4D46367A" w14:textId="77777777" w:rsidR="0083400B" w:rsidRPr="0083400B" w:rsidRDefault="0083400B" w:rsidP="00D778F6">
      <w:pPr>
        <w:pStyle w:val="ListParagraph"/>
        <w:numPr>
          <w:ilvl w:val="0"/>
          <w:numId w:val="28"/>
        </w:numPr>
        <w:spacing w:line="240" w:lineRule="auto"/>
        <w:rPr>
          <w:rFonts w:cstheme="minorHAnsi"/>
          <w:b/>
          <w:bCs/>
          <w:sz w:val="32"/>
          <w:szCs w:val="32"/>
          <w:lang w:val="en-US"/>
        </w:rPr>
      </w:pPr>
      <w:r w:rsidRPr="0083400B">
        <w:rPr>
          <w:rFonts w:cstheme="minorHAnsi"/>
          <w:b/>
          <w:bCs/>
          <w:sz w:val="32"/>
          <w:szCs w:val="32"/>
          <w:lang w:val="en-US"/>
        </w:rPr>
        <w:t>Handles Missing Values:</w:t>
      </w:r>
    </w:p>
    <w:p w14:paraId="19A4C0D6" w14:textId="77777777" w:rsidR="0083400B" w:rsidRPr="0083400B" w:rsidRDefault="0083400B" w:rsidP="00652055">
      <w:pPr>
        <w:pStyle w:val="ListParagraph"/>
        <w:spacing w:line="240" w:lineRule="auto"/>
        <w:ind w:left="1440"/>
        <w:rPr>
          <w:rFonts w:cstheme="minorHAnsi"/>
          <w:sz w:val="32"/>
          <w:szCs w:val="32"/>
          <w:lang w:val="en-US"/>
        </w:rPr>
      </w:pPr>
      <w:r w:rsidRPr="0083400B">
        <w:rPr>
          <w:rFonts w:cstheme="minorHAnsi"/>
          <w:sz w:val="32"/>
          <w:szCs w:val="32"/>
          <w:lang w:val="en-US"/>
        </w:rPr>
        <w:lastRenderedPageBreak/>
        <w:t>Can maintain accuracy even when part of the data is missing.</w:t>
      </w:r>
    </w:p>
    <w:p w14:paraId="60869567" w14:textId="77777777" w:rsidR="0083400B" w:rsidRPr="0083400B" w:rsidRDefault="0083400B" w:rsidP="006C1285">
      <w:pPr>
        <w:pStyle w:val="ListParagraph"/>
        <w:numPr>
          <w:ilvl w:val="0"/>
          <w:numId w:val="28"/>
        </w:numPr>
        <w:spacing w:line="240" w:lineRule="auto"/>
        <w:rPr>
          <w:rFonts w:cstheme="minorHAnsi"/>
          <w:b/>
          <w:bCs/>
          <w:sz w:val="32"/>
          <w:szCs w:val="32"/>
          <w:lang w:val="en-US"/>
        </w:rPr>
      </w:pPr>
      <w:r w:rsidRPr="0083400B">
        <w:rPr>
          <w:rFonts w:cstheme="minorHAnsi"/>
          <w:b/>
          <w:bCs/>
          <w:sz w:val="32"/>
          <w:szCs w:val="32"/>
          <w:lang w:val="en-US"/>
        </w:rPr>
        <w:t>Works with Both Categorical and Numerical Data:</w:t>
      </w:r>
    </w:p>
    <w:p w14:paraId="261E6B15" w14:textId="77777777" w:rsidR="0083400B" w:rsidRPr="0083400B" w:rsidRDefault="0083400B" w:rsidP="00582905">
      <w:pPr>
        <w:pStyle w:val="ListParagraph"/>
        <w:spacing w:line="240" w:lineRule="auto"/>
        <w:ind w:left="1440"/>
        <w:rPr>
          <w:rFonts w:ascii="Times New Roman" w:hAnsi="Times New Roman" w:cs="Times New Roman"/>
          <w:sz w:val="28"/>
          <w:szCs w:val="28"/>
          <w:lang w:val="en-US"/>
        </w:rPr>
      </w:pPr>
      <w:r w:rsidRPr="0083400B">
        <w:rPr>
          <w:rFonts w:cstheme="minorHAnsi"/>
          <w:sz w:val="32"/>
          <w:szCs w:val="32"/>
          <w:lang w:val="en-US"/>
        </w:rPr>
        <w:t>Can handle a mix of data types without the need for extensive preprocessing</w:t>
      </w:r>
      <w:r w:rsidRPr="0083400B">
        <w:rPr>
          <w:rFonts w:ascii="Times New Roman" w:hAnsi="Times New Roman" w:cs="Times New Roman"/>
          <w:sz w:val="28"/>
          <w:szCs w:val="28"/>
          <w:lang w:val="en-US"/>
        </w:rPr>
        <w:t>.</w:t>
      </w:r>
    </w:p>
    <w:p w14:paraId="77FED639" w14:textId="77777777" w:rsidR="0083400B" w:rsidRPr="0083400B" w:rsidRDefault="0083400B" w:rsidP="006C1285">
      <w:pPr>
        <w:pStyle w:val="ListParagraph"/>
        <w:numPr>
          <w:ilvl w:val="0"/>
          <w:numId w:val="28"/>
        </w:numPr>
        <w:spacing w:line="240" w:lineRule="auto"/>
        <w:rPr>
          <w:rFonts w:cstheme="minorHAnsi"/>
          <w:b/>
          <w:bCs/>
          <w:sz w:val="32"/>
          <w:szCs w:val="32"/>
          <w:lang w:val="en-US"/>
        </w:rPr>
      </w:pPr>
      <w:r w:rsidRPr="0083400B">
        <w:rPr>
          <w:rFonts w:cstheme="minorHAnsi"/>
          <w:b/>
          <w:bCs/>
          <w:sz w:val="32"/>
          <w:szCs w:val="32"/>
          <w:lang w:val="en-US"/>
        </w:rPr>
        <w:t>Feature Importance Estimation:</w:t>
      </w:r>
    </w:p>
    <w:p w14:paraId="066D417F" w14:textId="77777777" w:rsidR="0083400B" w:rsidRPr="0083400B" w:rsidRDefault="0083400B" w:rsidP="00582905">
      <w:pPr>
        <w:pStyle w:val="ListParagraph"/>
        <w:spacing w:line="240" w:lineRule="auto"/>
        <w:ind w:left="1440"/>
        <w:rPr>
          <w:rFonts w:cstheme="minorHAnsi"/>
          <w:sz w:val="32"/>
          <w:szCs w:val="32"/>
          <w:lang w:val="en-US"/>
        </w:rPr>
      </w:pPr>
      <w:r w:rsidRPr="0083400B">
        <w:rPr>
          <w:rFonts w:cstheme="minorHAnsi"/>
          <w:sz w:val="32"/>
          <w:szCs w:val="32"/>
          <w:lang w:val="en-US"/>
        </w:rPr>
        <w:t>Can be used to rank features by importance, which is useful for feature selection and interpretation.</w:t>
      </w:r>
    </w:p>
    <w:p w14:paraId="2876511F" w14:textId="77777777" w:rsidR="0083400B" w:rsidRPr="0083400B" w:rsidRDefault="0083400B" w:rsidP="006C1285">
      <w:pPr>
        <w:pStyle w:val="ListParagraph"/>
        <w:numPr>
          <w:ilvl w:val="0"/>
          <w:numId w:val="28"/>
        </w:numPr>
        <w:spacing w:line="240" w:lineRule="auto"/>
        <w:rPr>
          <w:rFonts w:asciiTheme="majorHAnsi" w:hAnsiTheme="majorHAnsi" w:cstheme="majorHAnsi"/>
          <w:b/>
          <w:bCs/>
          <w:sz w:val="32"/>
          <w:szCs w:val="32"/>
          <w:lang w:val="en-US"/>
        </w:rPr>
      </w:pPr>
      <w:r w:rsidRPr="0083400B">
        <w:rPr>
          <w:rFonts w:cstheme="minorHAnsi"/>
          <w:b/>
          <w:bCs/>
          <w:sz w:val="32"/>
          <w:szCs w:val="32"/>
          <w:lang w:val="en-US"/>
        </w:rPr>
        <w:t>Robust to Noise and Outliers</w:t>
      </w:r>
      <w:r w:rsidRPr="0083400B">
        <w:rPr>
          <w:rFonts w:asciiTheme="majorHAnsi" w:hAnsiTheme="majorHAnsi" w:cstheme="majorHAnsi"/>
          <w:b/>
          <w:bCs/>
          <w:sz w:val="32"/>
          <w:szCs w:val="32"/>
          <w:lang w:val="en-US"/>
        </w:rPr>
        <w:t>:</w:t>
      </w:r>
    </w:p>
    <w:p w14:paraId="5E12DDA3" w14:textId="77777777" w:rsidR="0083400B" w:rsidRPr="0083400B" w:rsidRDefault="0083400B" w:rsidP="00582905">
      <w:pPr>
        <w:pStyle w:val="ListParagraph"/>
        <w:spacing w:line="240" w:lineRule="auto"/>
        <w:ind w:left="1440"/>
        <w:rPr>
          <w:rFonts w:cstheme="minorHAnsi"/>
          <w:sz w:val="32"/>
          <w:szCs w:val="32"/>
          <w:lang w:val="en-US"/>
        </w:rPr>
      </w:pPr>
      <w:r w:rsidRPr="0083400B">
        <w:rPr>
          <w:rFonts w:cstheme="minorHAnsi"/>
          <w:sz w:val="32"/>
          <w:szCs w:val="32"/>
          <w:lang w:val="en-US"/>
        </w:rPr>
        <w:t>The averaging of multiple trees makes the model less sensitive to noisy data.</w:t>
      </w:r>
    </w:p>
    <w:p w14:paraId="14CDAC14" w14:textId="77777777" w:rsidR="0083400B" w:rsidRPr="0083400B" w:rsidRDefault="0083400B" w:rsidP="006C1285">
      <w:pPr>
        <w:pStyle w:val="ListParagraph"/>
        <w:numPr>
          <w:ilvl w:val="0"/>
          <w:numId w:val="28"/>
        </w:numPr>
        <w:spacing w:line="240" w:lineRule="auto"/>
        <w:rPr>
          <w:rFonts w:cstheme="minorHAnsi"/>
          <w:b/>
          <w:bCs/>
          <w:sz w:val="32"/>
          <w:szCs w:val="32"/>
          <w:lang w:val="en-US"/>
        </w:rPr>
      </w:pPr>
      <w:r w:rsidRPr="0083400B">
        <w:rPr>
          <w:rFonts w:cstheme="minorHAnsi"/>
          <w:b/>
          <w:bCs/>
          <w:sz w:val="32"/>
          <w:szCs w:val="32"/>
          <w:lang w:val="en-US"/>
        </w:rPr>
        <w:t>Parallelizable:</w:t>
      </w:r>
    </w:p>
    <w:p w14:paraId="314F4A64" w14:textId="77777777" w:rsidR="0083400B" w:rsidRDefault="0083400B" w:rsidP="00582905">
      <w:pPr>
        <w:pStyle w:val="ListParagraph"/>
        <w:spacing w:line="240" w:lineRule="auto"/>
        <w:ind w:left="1440"/>
        <w:rPr>
          <w:rFonts w:cstheme="minorHAnsi"/>
          <w:sz w:val="32"/>
          <w:szCs w:val="32"/>
          <w:lang w:val="en-US"/>
        </w:rPr>
      </w:pPr>
      <w:r w:rsidRPr="0083400B">
        <w:rPr>
          <w:rFonts w:cstheme="minorHAnsi"/>
          <w:sz w:val="32"/>
          <w:szCs w:val="32"/>
          <w:lang w:val="en-US"/>
        </w:rPr>
        <w:t>Trees can be trained independently, making it suitable for parallel computing and large-scale data.</w:t>
      </w:r>
    </w:p>
    <w:p w14:paraId="677BB20F" w14:textId="77777777" w:rsidR="000C2746" w:rsidRDefault="000C2746" w:rsidP="00582905">
      <w:pPr>
        <w:pStyle w:val="ListParagraph"/>
        <w:spacing w:line="240" w:lineRule="auto"/>
        <w:ind w:left="1440"/>
        <w:rPr>
          <w:rFonts w:cstheme="minorHAnsi"/>
          <w:sz w:val="32"/>
          <w:szCs w:val="32"/>
          <w:lang w:val="en-US"/>
        </w:rPr>
      </w:pPr>
    </w:p>
    <w:p w14:paraId="669DAA3A" w14:textId="1767522A" w:rsidR="000C2746" w:rsidRPr="000C2746" w:rsidRDefault="0088498D" w:rsidP="0088498D">
      <w:pPr>
        <w:pStyle w:val="ListParagraph"/>
        <w:ind w:left="0"/>
        <w:jc w:val="center"/>
        <w:rPr>
          <w:rFonts w:asciiTheme="majorHAnsi" w:hAnsiTheme="majorHAnsi" w:cstheme="majorHAnsi"/>
          <w:sz w:val="36"/>
          <w:szCs w:val="36"/>
          <w:u w:val="single"/>
          <w:lang w:val="en-US"/>
        </w:rPr>
      </w:pPr>
      <w:r w:rsidRPr="00781763">
        <w:rPr>
          <w:rFonts w:ascii="Segoe UI Symbol" w:hAnsi="Segoe UI Symbol" w:cs="Segoe UI Symbol"/>
          <w:b/>
          <w:bCs/>
          <w:sz w:val="36"/>
          <w:szCs w:val="36"/>
        </w:rPr>
        <w:t>➜</w:t>
      </w:r>
      <w:r>
        <w:rPr>
          <w:rFonts w:ascii="Segoe UI Symbol" w:hAnsi="Segoe UI Symbol" w:cs="Segoe UI Symbol"/>
          <w:b/>
          <w:bCs/>
          <w:sz w:val="36"/>
          <w:szCs w:val="36"/>
        </w:rPr>
        <w:t xml:space="preserve">  </w:t>
      </w:r>
      <w:r w:rsidR="000C2746" w:rsidRPr="0088498D">
        <w:rPr>
          <w:rFonts w:cstheme="minorHAnsi"/>
          <w:b/>
          <w:sz w:val="36"/>
          <w:szCs w:val="36"/>
          <w:u w:val="single"/>
          <w:lang w:val="en-US"/>
        </w:rPr>
        <w:t>Advantages and Disadvantages of Random Forest Algorithm</w:t>
      </w:r>
    </w:p>
    <w:p w14:paraId="4E367C5F" w14:textId="77777777" w:rsidR="004C0324" w:rsidRDefault="004C0324" w:rsidP="001D412B">
      <w:pPr>
        <w:pStyle w:val="ListParagraph"/>
        <w:spacing w:line="240" w:lineRule="auto"/>
        <w:ind w:left="0"/>
        <w:rPr>
          <w:rFonts w:cstheme="minorHAnsi"/>
          <w:sz w:val="32"/>
          <w:szCs w:val="32"/>
          <w:lang w:val="en-US"/>
        </w:rPr>
      </w:pPr>
    </w:p>
    <w:p w14:paraId="499863E9" w14:textId="22FFE665" w:rsidR="000C2746" w:rsidRPr="000C2746" w:rsidRDefault="000C2746" w:rsidP="001D412B">
      <w:pPr>
        <w:pStyle w:val="ListParagraph"/>
        <w:spacing w:line="240" w:lineRule="auto"/>
        <w:ind w:left="0"/>
        <w:rPr>
          <w:rFonts w:cstheme="minorHAnsi"/>
          <w:sz w:val="32"/>
          <w:szCs w:val="32"/>
          <w:lang w:val="en-US"/>
        </w:rPr>
      </w:pPr>
      <w:r w:rsidRPr="000C2746">
        <w:rPr>
          <w:rFonts w:cstheme="minorHAnsi"/>
          <w:sz w:val="32"/>
          <w:szCs w:val="32"/>
          <w:lang w:val="en-US"/>
        </w:rPr>
        <w:t>Random Forest is a popular ensemble learning algorithm known for its high accuracy and robustness. However, like all algorithms, it has its own set of advantages and disadvantages. Below is a detailed overview of the pros and cons of using the Random Forest algorithm in machine learning tasks.</w:t>
      </w:r>
    </w:p>
    <w:p w14:paraId="763DD09C" w14:textId="1F8AFFE8" w:rsidR="000C2746" w:rsidRPr="0088498D" w:rsidRDefault="000C2746" w:rsidP="00182AEA">
      <w:pPr>
        <w:spacing w:line="240" w:lineRule="auto"/>
        <w:rPr>
          <w:rFonts w:cstheme="minorHAnsi"/>
          <w:b/>
          <w:bCs/>
          <w:sz w:val="36"/>
          <w:szCs w:val="36"/>
          <w:lang w:val="en-US"/>
        </w:rPr>
      </w:pPr>
      <w:r w:rsidRPr="0088498D">
        <w:rPr>
          <w:rFonts w:cstheme="minorHAnsi"/>
          <w:b/>
          <w:bCs/>
          <w:sz w:val="36"/>
          <w:szCs w:val="36"/>
          <w:lang w:val="en-US"/>
        </w:rPr>
        <w:t>Advantages of Random Forest</w:t>
      </w:r>
      <w:r w:rsidR="0088498D">
        <w:rPr>
          <w:rFonts w:cstheme="minorHAnsi"/>
          <w:b/>
          <w:bCs/>
          <w:sz w:val="36"/>
          <w:szCs w:val="36"/>
          <w:lang w:val="en-US"/>
        </w:rPr>
        <w:t xml:space="preserve"> :-</w:t>
      </w:r>
    </w:p>
    <w:p w14:paraId="3C78F140" w14:textId="77777777" w:rsidR="000C2746" w:rsidRPr="000C2746" w:rsidRDefault="000C2746" w:rsidP="0062340F">
      <w:pPr>
        <w:pStyle w:val="ListParagraph"/>
        <w:numPr>
          <w:ilvl w:val="0"/>
          <w:numId w:val="38"/>
        </w:numPr>
        <w:spacing w:line="240" w:lineRule="auto"/>
        <w:rPr>
          <w:rFonts w:cstheme="minorHAnsi"/>
          <w:sz w:val="32"/>
          <w:szCs w:val="32"/>
          <w:lang w:val="en-US"/>
        </w:rPr>
      </w:pPr>
      <w:r w:rsidRPr="000C2746">
        <w:rPr>
          <w:rFonts w:cstheme="minorHAnsi"/>
          <w:sz w:val="32"/>
          <w:szCs w:val="32"/>
          <w:lang w:val="en-US"/>
        </w:rPr>
        <w:t>High accuracy due to the aggregation of multiple decision trees.</w:t>
      </w:r>
    </w:p>
    <w:p w14:paraId="06CBF267" w14:textId="77777777" w:rsidR="000C2746" w:rsidRPr="000C2746" w:rsidRDefault="000C2746" w:rsidP="0062340F">
      <w:pPr>
        <w:pStyle w:val="ListParagraph"/>
        <w:numPr>
          <w:ilvl w:val="0"/>
          <w:numId w:val="38"/>
        </w:numPr>
        <w:spacing w:line="240" w:lineRule="auto"/>
        <w:rPr>
          <w:rFonts w:cstheme="minorHAnsi"/>
          <w:sz w:val="32"/>
          <w:szCs w:val="32"/>
          <w:lang w:val="en-US"/>
        </w:rPr>
      </w:pPr>
      <w:r w:rsidRPr="000C2746">
        <w:rPr>
          <w:rFonts w:cstheme="minorHAnsi"/>
          <w:sz w:val="32"/>
          <w:szCs w:val="32"/>
          <w:lang w:val="en-US"/>
        </w:rPr>
        <w:t>Reduces overfitting by averaging multiple trees.</w:t>
      </w:r>
    </w:p>
    <w:p w14:paraId="591F1E33" w14:textId="77777777" w:rsidR="000C2746" w:rsidRPr="000C2746" w:rsidRDefault="000C2746" w:rsidP="0062340F">
      <w:pPr>
        <w:pStyle w:val="ListParagraph"/>
        <w:numPr>
          <w:ilvl w:val="0"/>
          <w:numId w:val="38"/>
        </w:numPr>
        <w:spacing w:line="240" w:lineRule="auto"/>
        <w:rPr>
          <w:rFonts w:cstheme="minorHAnsi"/>
          <w:sz w:val="32"/>
          <w:szCs w:val="32"/>
          <w:lang w:val="en-US"/>
        </w:rPr>
      </w:pPr>
      <w:r w:rsidRPr="000C2746">
        <w:rPr>
          <w:rFonts w:cstheme="minorHAnsi"/>
          <w:sz w:val="32"/>
          <w:szCs w:val="32"/>
          <w:lang w:val="en-US"/>
        </w:rPr>
        <w:t>Works well with both classification and regression problems.</w:t>
      </w:r>
    </w:p>
    <w:p w14:paraId="19D680FE" w14:textId="77777777" w:rsidR="000C2746" w:rsidRPr="000C2746" w:rsidRDefault="000C2746" w:rsidP="0062340F">
      <w:pPr>
        <w:pStyle w:val="ListParagraph"/>
        <w:numPr>
          <w:ilvl w:val="0"/>
          <w:numId w:val="38"/>
        </w:numPr>
        <w:spacing w:line="240" w:lineRule="auto"/>
        <w:rPr>
          <w:rFonts w:cstheme="minorHAnsi"/>
          <w:sz w:val="32"/>
          <w:szCs w:val="32"/>
          <w:lang w:val="en-US"/>
        </w:rPr>
      </w:pPr>
      <w:r w:rsidRPr="000C2746">
        <w:rPr>
          <w:rFonts w:cstheme="minorHAnsi"/>
          <w:sz w:val="32"/>
          <w:szCs w:val="32"/>
          <w:lang w:val="en-US"/>
        </w:rPr>
        <w:t>Handles missing values and maintains accuracy.</w:t>
      </w:r>
    </w:p>
    <w:p w14:paraId="551F4A6B" w14:textId="77777777" w:rsidR="000C2746" w:rsidRPr="000C2746" w:rsidRDefault="000C2746" w:rsidP="0062340F">
      <w:pPr>
        <w:pStyle w:val="ListParagraph"/>
        <w:numPr>
          <w:ilvl w:val="0"/>
          <w:numId w:val="38"/>
        </w:numPr>
        <w:spacing w:line="240" w:lineRule="auto"/>
        <w:rPr>
          <w:rFonts w:cstheme="minorHAnsi"/>
          <w:sz w:val="32"/>
          <w:szCs w:val="32"/>
          <w:lang w:val="en-US"/>
        </w:rPr>
      </w:pPr>
      <w:r w:rsidRPr="000C2746">
        <w:rPr>
          <w:rFonts w:cstheme="minorHAnsi"/>
          <w:sz w:val="32"/>
          <w:szCs w:val="32"/>
          <w:lang w:val="en-US"/>
        </w:rPr>
        <w:t>Provides estimates of feature importance, aiding in feature selection.</w:t>
      </w:r>
    </w:p>
    <w:p w14:paraId="2C76C2EA" w14:textId="77777777" w:rsidR="000C2746" w:rsidRPr="000C2746" w:rsidRDefault="000C2746" w:rsidP="0062340F">
      <w:pPr>
        <w:pStyle w:val="ListParagraph"/>
        <w:numPr>
          <w:ilvl w:val="0"/>
          <w:numId w:val="38"/>
        </w:numPr>
        <w:spacing w:line="240" w:lineRule="auto"/>
        <w:rPr>
          <w:rFonts w:cstheme="minorHAnsi"/>
          <w:sz w:val="32"/>
          <w:szCs w:val="32"/>
          <w:lang w:val="en-US"/>
        </w:rPr>
      </w:pPr>
      <w:r w:rsidRPr="000C2746">
        <w:rPr>
          <w:rFonts w:cstheme="minorHAnsi"/>
          <w:sz w:val="32"/>
          <w:szCs w:val="32"/>
          <w:lang w:val="en-US"/>
        </w:rPr>
        <w:t>Robust to outliers and noise in the data.</w:t>
      </w:r>
    </w:p>
    <w:p w14:paraId="63204EE4" w14:textId="77777777" w:rsidR="000C2746" w:rsidRPr="000C2746" w:rsidRDefault="000C2746" w:rsidP="0062340F">
      <w:pPr>
        <w:pStyle w:val="ListParagraph"/>
        <w:numPr>
          <w:ilvl w:val="0"/>
          <w:numId w:val="38"/>
        </w:numPr>
        <w:spacing w:line="240" w:lineRule="auto"/>
        <w:rPr>
          <w:rFonts w:cstheme="minorHAnsi"/>
          <w:sz w:val="32"/>
          <w:szCs w:val="32"/>
          <w:lang w:val="en-US"/>
        </w:rPr>
      </w:pPr>
      <w:r w:rsidRPr="000C2746">
        <w:rPr>
          <w:rFonts w:cstheme="minorHAnsi"/>
          <w:sz w:val="32"/>
          <w:szCs w:val="32"/>
          <w:lang w:val="en-US"/>
        </w:rPr>
        <w:lastRenderedPageBreak/>
        <w:t>Can handle large datasets efficiently.</w:t>
      </w:r>
    </w:p>
    <w:p w14:paraId="697F7065" w14:textId="77777777" w:rsidR="000C2746" w:rsidRPr="000C2746" w:rsidRDefault="000C2746" w:rsidP="0062340F">
      <w:pPr>
        <w:pStyle w:val="ListParagraph"/>
        <w:numPr>
          <w:ilvl w:val="0"/>
          <w:numId w:val="38"/>
        </w:numPr>
        <w:spacing w:line="240" w:lineRule="auto"/>
        <w:rPr>
          <w:rFonts w:cstheme="minorHAnsi"/>
          <w:sz w:val="32"/>
          <w:szCs w:val="32"/>
          <w:lang w:val="en-US"/>
        </w:rPr>
      </w:pPr>
      <w:r w:rsidRPr="000C2746">
        <w:rPr>
          <w:rFonts w:cstheme="minorHAnsi"/>
          <w:sz w:val="32"/>
          <w:szCs w:val="32"/>
          <w:lang w:val="en-US"/>
        </w:rPr>
        <w:t>Supports parallel processing due to independent tree construction.</w:t>
      </w:r>
    </w:p>
    <w:p w14:paraId="1FDC049E" w14:textId="77777777" w:rsidR="004C0324" w:rsidRDefault="004C0324" w:rsidP="000C2746">
      <w:pPr>
        <w:pStyle w:val="ListParagraph"/>
        <w:spacing w:line="240" w:lineRule="auto"/>
        <w:ind w:left="1440"/>
        <w:rPr>
          <w:rFonts w:cstheme="minorHAnsi"/>
          <w:b/>
          <w:bCs/>
          <w:sz w:val="32"/>
          <w:szCs w:val="32"/>
          <w:lang w:val="en-US"/>
        </w:rPr>
      </w:pPr>
    </w:p>
    <w:p w14:paraId="07509572" w14:textId="77777777" w:rsidR="0088498D" w:rsidRDefault="0088498D" w:rsidP="00EA6FF6">
      <w:pPr>
        <w:pStyle w:val="ListParagraph"/>
        <w:spacing w:line="240" w:lineRule="auto"/>
        <w:ind w:left="0"/>
        <w:rPr>
          <w:rFonts w:ascii="Segoe UI Symbol" w:hAnsi="Segoe UI Symbol" w:cs="Segoe UI Symbol"/>
          <w:b/>
          <w:bCs/>
          <w:sz w:val="36"/>
          <w:szCs w:val="36"/>
        </w:rPr>
      </w:pPr>
    </w:p>
    <w:p w14:paraId="5907BE4A" w14:textId="0ECDC6CE" w:rsidR="000C2746" w:rsidRPr="0088498D" w:rsidRDefault="0088498D" w:rsidP="00EA6FF6">
      <w:pPr>
        <w:pStyle w:val="ListParagraph"/>
        <w:spacing w:line="240" w:lineRule="auto"/>
        <w:ind w:left="0"/>
        <w:rPr>
          <w:rFonts w:cstheme="minorHAnsi"/>
          <w:b/>
          <w:bCs/>
          <w:sz w:val="36"/>
          <w:szCs w:val="36"/>
          <w:lang w:val="en-US"/>
        </w:rPr>
      </w:pPr>
      <w:r w:rsidRPr="0088498D">
        <w:rPr>
          <w:rFonts w:ascii="Segoe UI Symbol" w:hAnsi="Segoe UI Symbol" w:cs="Segoe UI Symbol"/>
          <w:b/>
          <w:bCs/>
          <w:sz w:val="36"/>
          <w:szCs w:val="36"/>
        </w:rPr>
        <w:t xml:space="preserve"> </w:t>
      </w:r>
      <w:r w:rsidR="000C2746" w:rsidRPr="0088498D">
        <w:rPr>
          <w:rFonts w:cstheme="minorHAnsi"/>
          <w:b/>
          <w:bCs/>
          <w:sz w:val="36"/>
          <w:szCs w:val="36"/>
          <w:lang w:val="en-US"/>
        </w:rPr>
        <w:t>Disadvantages of Random Forest</w:t>
      </w:r>
      <w:r>
        <w:rPr>
          <w:rFonts w:cstheme="minorHAnsi"/>
          <w:b/>
          <w:bCs/>
          <w:sz w:val="36"/>
          <w:szCs w:val="36"/>
          <w:lang w:val="en-US"/>
        </w:rPr>
        <w:t xml:space="preserve"> :-</w:t>
      </w:r>
    </w:p>
    <w:p w14:paraId="7AD8C188" w14:textId="77777777" w:rsidR="0088498D" w:rsidRPr="000C2746" w:rsidRDefault="0088498D" w:rsidP="00EA6FF6">
      <w:pPr>
        <w:pStyle w:val="ListParagraph"/>
        <w:spacing w:line="240" w:lineRule="auto"/>
        <w:ind w:left="0"/>
        <w:rPr>
          <w:rFonts w:cstheme="minorHAnsi"/>
          <w:b/>
          <w:bCs/>
          <w:sz w:val="32"/>
          <w:szCs w:val="32"/>
          <w:lang w:val="en-US"/>
        </w:rPr>
      </w:pPr>
    </w:p>
    <w:p w14:paraId="191BF06E" w14:textId="77777777" w:rsidR="000C2746" w:rsidRPr="000C2746" w:rsidRDefault="000C2746" w:rsidP="00AA1F69">
      <w:pPr>
        <w:pStyle w:val="ListParagraph"/>
        <w:numPr>
          <w:ilvl w:val="0"/>
          <w:numId w:val="39"/>
        </w:numPr>
        <w:spacing w:line="240" w:lineRule="auto"/>
        <w:rPr>
          <w:rFonts w:cstheme="minorHAnsi"/>
          <w:sz w:val="32"/>
          <w:szCs w:val="32"/>
          <w:lang w:val="en-US"/>
        </w:rPr>
      </w:pPr>
      <w:r w:rsidRPr="000C2746">
        <w:rPr>
          <w:rFonts w:cstheme="minorHAnsi"/>
          <w:sz w:val="32"/>
          <w:szCs w:val="32"/>
          <w:lang w:val="en-US"/>
        </w:rPr>
        <w:t>Model complexity can make it slower to predict compared to single decision trees.</w:t>
      </w:r>
    </w:p>
    <w:p w14:paraId="5FE373BE" w14:textId="77777777" w:rsidR="000C2746" w:rsidRPr="000C2746" w:rsidRDefault="000C2746" w:rsidP="00AA1F69">
      <w:pPr>
        <w:pStyle w:val="ListParagraph"/>
        <w:numPr>
          <w:ilvl w:val="0"/>
          <w:numId w:val="39"/>
        </w:numPr>
        <w:spacing w:line="240" w:lineRule="auto"/>
        <w:rPr>
          <w:rFonts w:cstheme="minorHAnsi"/>
          <w:sz w:val="32"/>
          <w:szCs w:val="32"/>
          <w:lang w:val="en-US"/>
        </w:rPr>
      </w:pPr>
      <w:r w:rsidRPr="000C2746">
        <w:rPr>
          <w:rFonts w:cstheme="minorHAnsi"/>
          <w:sz w:val="32"/>
          <w:szCs w:val="32"/>
          <w:lang w:val="en-US"/>
        </w:rPr>
        <w:t>Less interpretable than individual decision trees.</w:t>
      </w:r>
    </w:p>
    <w:p w14:paraId="33DC1A50" w14:textId="77777777" w:rsidR="000C2746" w:rsidRPr="000C2746" w:rsidRDefault="000C2746" w:rsidP="00AA1F69">
      <w:pPr>
        <w:pStyle w:val="ListParagraph"/>
        <w:numPr>
          <w:ilvl w:val="0"/>
          <w:numId w:val="39"/>
        </w:numPr>
        <w:spacing w:line="240" w:lineRule="auto"/>
        <w:rPr>
          <w:rFonts w:cstheme="minorHAnsi"/>
          <w:sz w:val="32"/>
          <w:szCs w:val="32"/>
          <w:lang w:val="en-US"/>
        </w:rPr>
      </w:pPr>
      <w:r w:rsidRPr="000C2746">
        <w:rPr>
          <w:rFonts w:cstheme="minorHAnsi"/>
          <w:sz w:val="32"/>
          <w:szCs w:val="32"/>
          <w:lang w:val="en-US"/>
        </w:rPr>
        <w:t>Training can be time-consuming for very large datasets with many trees.</w:t>
      </w:r>
    </w:p>
    <w:p w14:paraId="1DEA442F" w14:textId="77777777" w:rsidR="000C2746" w:rsidRPr="000C2746" w:rsidRDefault="000C2746" w:rsidP="00AA1F69">
      <w:pPr>
        <w:pStyle w:val="ListParagraph"/>
        <w:numPr>
          <w:ilvl w:val="0"/>
          <w:numId w:val="39"/>
        </w:numPr>
        <w:spacing w:line="240" w:lineRule="auto"/>
        <w:rPr>
          <w:rFonts w:cstheme="minorHAnsi"/>
          <w:sz w:val="32"/>
          <w:szCs w:val="32"/>
          <w:lang w:val="en-US"/>
        </w:rPr>
      </w:pPr>
      <w:r w:rsidRPr="000C2746">
        <w:rPr>
          <w:rFonts w:cstheme="minorHAnsi"/>
          <w:sz w:val="32"/>
          <w:szCs w:val="32"/>
          <w:lang w:val="en-US"/>
        </w:rPr>
        <w:t>Can be memory-intensive as it stores multiple trees.</w:t>
      </w:r>
    </w:p>
    <w:p w14:paraId="3F467FBD" w14:textId="77777777" w:rsidR="000C2746" w:rsidRPr="000C2746" w:rsidRDefault="000C2746" w:rsidP="00AA1F69">
      <w:pPr>
        <w:pStyle w:val="ListParagraph"/>
        <w:numPr>
          <w:ilvl w:val="0"/>
          <w:numId w:val="39"/>
        </w:numPr>
        <w:spacing w:line="240" w:lineRule="auto"/>
        <w:rPr>
          <w:rFonts w:cstheme="minorHAnsi"/>
          <w:sz w:val="32"/>
          <w:szCs w:val="32"/>
          <w:lang w:val="en-US"/>
        </w:rPr>
      </w:pPr>
      <w:r w:rsidRPr="000C2746">
        <w:rPr>
          <w:rFonts w:cstheme="minorHAnsi"/>
          <w:sz w:val="32"/>
          <w:szCs w:val="32"/>
          <w:lang w:val="en-US"/>
        </w:rPr>
        <w:t>Tuning the number of trees and other hyperparameters can be challenging.</w:t>
      </w:r>
    </w:p>
    <w:p w14:paraId="0EF5127F" w14:textId="77777777" w:rsidR="000C2746" w:rsidRPr="0083400B" w:rsidRDefault="000C2746" w:rsidP="00582905">
      <w:pPr>
        <w:pStyle w:val="ListParagraph"/>
        <w:spacing w:line="240" w:lineRule="auto"/>
        <w:ind w:left="1440"/>
        <w:rPr>
          <w:rFonts w:cstheme="minorHAnsi"/>
          <w:sz w:val="32"/>
          <w:szCs w:val="32"/>
          <w:lang w:val="en-US"/>
        </w:rPr>
      </w:pPr>
    </w:p>
    <w:p w14:paraId="60828287" w14:textId="77777777" w:rsidR="004F044F" w:rsidRPr="00EC7B84" w:rsidRDefault="004F044F" w:rsidP="00EC7B84">
      <w:pPr>
        <w:pStyle w:val="ListParagraph"/>
        <w:spacing w:line="240" w:lineRule="auto"/>
        <w:rPr>
          <w:rFonts w:ascii="Times New Roman" w:hAnsi="Times New Roman" w:cs="Times New Roman"/>
          <w:sz w:val="28"/>
          <w:szCs w:val="28"/>
        </w:rPr>
      </w:pPr>
    </w:p>
    <w:p w14:paraId="6333F7F2" w14:textId="77777777" w:rsidR="000F38CB" w:rsidRPr="00A42FD9" w:rsidRDefault="000F38CB" w:rsidP="00A42FD9">
      <w:pPr>
        <w:pStyle w:val="ListParagraph"/>
        <w:spacing w:line="240" w:lineRule="auto"/>
        <w:rPr>
          <w:rFonts w:ascii="Times New Roman" w:hAnsi="Times New Roman" w:cs="Times New Roman"/>
          <w:sz w:val="28"/>
          <w:szCs w:val="28"/>
        </w:rPr>
      </w:pPr>
      <w:r w:rsidRPr="00A42FD9">
        <w:rPr>
          <w:rFonts w:ascii="Times New Roman" w:hAnsi="Times New Roman" w:cs="Times New Roman"/>
          <w:sz w:val="28"/>
          <w:szCs w:val="28"/>
        </w:rPr>
        <w:t xml:space="preserve">  </w:t>
      </w:r>
    </w:p>
    <w:p w14:paraId="5BBBEE55" w14:textId="77777777" w:rsidR="000F38CB" w:rsidRPr="00DB2796" w:rsidRDefault="000F38CB" w:rsidP="00DB2796">
      <w:pPr>
        <w:spacing w:line="240" w:lineRule="auto"/>
        <w:rPr>
          <w:rFonts w:ascii="Consolas" w:hAnsi="Consolas" w:cs="Times New Roman"/>
        </w:rPr>
      </w:pPr>
    </w:p>
    <w:p w14:paraId="53B3108A" w14:textId="77777777" w:rsidR="000F38CB" w:rsidRDefault="000F38CB" w:rsidP="00DB2796">
      <w:pPr>
        <w:spacing w:line="240" w:lineRule="auto"/>
        <w:rPr>
          <w:rFonts w:ascii="Consolas" w:hAnsi="Consolas" w:cs="Times New Roman"/>
        </w:rPr>
      </w:pPr>
    </w:p>
    <w:p w14:paraId="178E59EC" w14:textId="77777777" w:rsidR="000F38CB" w:rsidRPr="00DB2796" w:rsidRDefault="000F38CB" w:rsidP="00DB2796">
      <w:pPr>
        <w:spacing w:line="240" w:lineRule="auto"/>
        <w:rPr>
          <w:rFonts w:ascii="Times New Roman" w:hAnsi="Times New Roman" w:cs="Times New Roman"/>
          <w:b/>
          <w:bCs/>
          <w:sz w:val="28"/>
          <w:szCs w:val="28"/>
        </w:rPr>
      </w:pPr>
    </w:p>
    <w:p w14:paraId="4B1C79C4" w14:textId="77777777" w:rsidR="000F38CB" w:rsidRDefault="000F38CB" w:rsidP="00DB2796">
      <w:pPr>
        <w:spacing w:line="240" w:lineRule="auto"/>
        <w:rPr>
          <w:rFonts w:ascii="Times New Roman" w:hAnsi="Times New Roman" w:cs="Times New Roman"/>
          <w:sz w:val="28"/>
          <w:szCs w:val="28"/>
        </w:rPr>
      </w:pPr>
    </w:p>
    <w:p w14:paraId="1E78358A" w14:textId="77777777" w:rsidR="000F38CB" w:rsidRPr="00DB2796" w:rsidRDefault="000F38CB" w:rsidP="00DB2796">
      <w:pPr>
        <w:rPr>
          <w:rFonts w:ascii="Times New Roman" w:hAnsi="Times New Roman" w:cs="Times New Roman"/>
          <w:b/>
          <w:bCs/>
          <w:sz w:val="28"/>
          <w:szCs w:val="28"/>
        </w:rPr>
      </w:pPr>
    </w:p>
    <w:p w14:paraId="04AAA0BD" w14:textId="77777777" w:rsidR="000F38CB" w:rsidRPr="00DB2796" w:rsidRDefault="000F38CB" w:rsidP="00DB2796">
      <w:pPr>
        <w:rPr>
          <w:rFonts w:ascii="Consolas" w:hAnsi="Consolas" w:cs="Times New Roman"/>
          <w:b/>
          <w:bCs/>
          <w:sz w:val="32"/>
          <w:szCs w:val="32"/>
        </w:rPr>
      </w:pPr>
      <w:r>
        <w:rPr>
          <w:rFonts w:ascii="Times New Roman" w:hAnsi="Times New Roman" w:cs="Times New Roman"/>
          <w:sz w:val="28"/>
          <w:szCs w:val="28"/>
        </w:rPr>
        <w:t xml:space="preserve"> </w:t>
      </w:r>
      <w:r w:rsidRPr="00DB2796">
        <w:rPr>
          <w:rFonts w:ascii="Times New Roman" w:hAnsi="Times New Roman" w:cs="Times New Roman"/>
          <w:sz w:val="28"/>
          <w:szCs w:val="28"/>
        </w:rPr>
        <w:t xml:space="preserve"> </w:t>
      </w:r>
    </w:p>
    <w:p w14:paraId="20E52F94" w14:textId="77777777" w:rsidR="000F38CB" w:rsidRPr="00396379" w:rsidRDefault="000F38CB" w:rsidP="00396379">
      <w:pPr>
        <w:pStyle w:val="ListParagraph"/>
        <w:rPr>
          <w:rFonts w:ascii="Times New Roman" w:hAnsi="Times New Roman" w:cs="Times New Roman"/>
          <w:sz w:val="28"/>
          <w:szCs w:val="28"/>
        </w:rPr>
      </w:pPr>
    </w:p>
    <w:p w14:paraId="135F0E18" w14:textId="77777777" w:rsidR="000F38CB" w:rsidRDefault="000F38CB" w:rsidP="00396379">
      <w:pPr>
        <w:ind w:left="720"/>
        <w:rPr>
          <w:rFonts w:ascii="Times New Roman" w:hAnsi="Times New Roman" w:cs="Times New Roman"/>
          <w:sz w:val="28"/>
          <w:szCs w:val="28"/>
        </w:rPr>
      </w:pPr>
    </w:p>
    <w:p w14:paraId="40AC7394" w14:textId="77777777" w:rsidR="000F38CB" w:rsidRDefault="000F38CB" w:rsidP="00396379">
      <w:pPr>
        <w:ind w:left="720"/>
        <w:rPr>
          <w:rFonts w:ascii="Times New Roman" w:hAnsi="Times New Roman" w:cs="Times New Roman"/>
          <w:sz w:val="28"/>
          <w:szCs w:val="28"/>
        </w:rPr>
      </w:pPr>
    </w:p>
    <w:p w14:paraId="32DACBD5" w14:textId="77777777" w:rsidR="000F38CB" w:rsidRPr="000E3E9A" w:rsidRDefault="000F38CB" w:rsidP="00352FEF">
      <w:pPr>
        <w:ind w:left="720"/>
        <w:rPr>
          <w:rFonts w:ascii="Times New Roman" w:hAnsi="Times New Roman" w:cs="Times New Roman"/>
          <w:sz w:val="28"/>
          <w:szCs w:val="28"/>
        </w:rPr>
      </w:pPr>
    </w:p>
    <w:bookmarkEnd w:id="2"/>
    <w:p w14:paraId="0ECA86C5" w14:textId="77777777" w:rsidR="000F38CB" w:rsidRPr="00352FEF" w:rsidRDefault="000F38CB" w:rsidP="00352FEF">
      <w:pPr>
        <w:rPr>
          <w:rFonts w:ascii="Times New Roman" w:hAnsi="Times New Roman" w:cs="Times New Roman"/>
          <w:b/>
          <w:bCs/>
          <w:sz w:val="28"/>
          <w:szCs w:val="28"/>
        </w:rPr>
      </w:pPr>
    </w:p>
    <w:p w14:paraId="0AA0E59F" w14:textId="77777777" w:rsidR="000F38CB" w:rsidRPr="00352FEF" w:rsidRDefault="000F38CB" w:rsidP="00352FEF">
      <w:pPr>
        <w:pStyle w:val="ListParagraph"/>
        <w:rPr>
          <w:rFonts w:ascii="Times New Roman" w:hAnsi="Times New Roman" w:cs="Times New Roman"/>
          <w:sz w:val="28"/>
          <w:szCs w:val="28"/>
        </w:rPr>
      </w:pPr>
    </w:p>
    <w:p w14:paraId="5995C520" w14:textId="77777777" w:rsidR="000F38CB" w:rsidRPr="00352FEF" w:rsidRDefault="000F38CB" w:rsidP="00352FEF">
      <w:pPr>
        <w:pStyle w:val="ListParagraph"/>
        <w:rPr>
          <w:rFonts w:ascii="Times New Roman" w:hAnsi="Times New Roman" w:cs="Times New Roman"/>
          <w:sz w:val="28"/>
          <w:szCs w:val="28"/>
        </w:rPr>
      </w:pPr>
    </w:p>
    <w:p w14:paraId="4D23CBB3" w14:textId="77777777" w:rsidR="00E6169D" w:rsidRDefault="00E6169D" w:rsidP="00E6169D">
      <w:pPr>
        <w:spacing w:line="278" w:lineRule="auto"/>
        <w:rPr>
          <w:rFonts w:ascii="Times New Roman" w:hAnsi="Times New Roman" w:cs="Times New Roman"/>
          <w:b/>
          <w:bCs/>
          <w:sz w:val="28"/>
          <w:szCs w:val="28"/>
          <w:u w:val="single"/>
        </w:rPr>
      </w:pPr>
    </w:p>
    <w:p w14:paraId="72A0D088" w14:textId="3C78DE5E" w:rsidR="00B43D30" w:rsidRPr="00B43D30" w:rsidRDefault="00B43D30" w:rsidP="00B43D30">
      <w:pPr>
        <w:pStyle w:val="Title"/>
        <w:rPr>
          <w:rFonts w:asciiTheme="minorHAnsi" w:hAnsiTheme="minorHAnsi" w:cstheme="minorHAnsi"/>
          <w:b/>
          <w:bCs/>
          <w:sz w:val="44"/>
          <w:szCs w:val="44"/>
          <w:u w:val="single"/>
        </w:rPr>
      </w:pPr>
      <w:r w:rsidRPr="00B43D30">
        <w:rPr>
          <w:rFonts w:ascii="Times New Roman" w:hAnsi="Times New Roman" w:cs="Times New Roman"/>
          <w:b/>
          <w:bCs/>
          <w:sz w:val="28"/>
          <w:szCs w:val="28"/>
        </w:rPr>
        <w:lastRenderedPageBreak/>
        <w:t xml:space="preserve">                                               </w:t>
      </w:r>
      <w:r w:rsidRPr="00B43D30">
        <w:rPr>
          <w:rFonts w:asciiTheme="minorHAnsi" w:hAnsiTheme="minorHAnsi" w:cstheme="minorHAnsi"/>
          <w:b/>
          <w:bCs/>
          <w:sz w:val="44"/>
          <w:szCs w:val="44"/>
          <w:u w:val="single"/>
        </w:rPr>
        <w:t>SOURCE CODE</w:t>
      </w:r>
    </w:p>
    <w:p w14:paraId="43CE1E15" w14:textId="1E6CD8A9" w:rsidR="00B43D30" w:rsidRPr="00E6169D" w:rsidRDefault="00B43D30" w:rsidP="00E6169D">
      <w:pPr>
        <w:spacing w:line="278" w:lineRule="auto"/>
        <w:rPr>
          <w:rFonts w:ascii="Times New Roman" w:hAnsi="Times New Roman" w:cs="Times New Roman"/>
          <w:b/>
          <w:bCs/>
          <w:sz w:val="28"/>
          <w:szCs w:val="28"/>
          <w:u w:val="single"/>
        </w:rPr>
      </w:pPr>
    </w:p>
    <w:p w14:paraId="00DA8CC7" w14:textId="64633637" w:rsidR="00E6169D" w:rsidRPr="002B191F" w:rsidRDefault="00E6169D" w:rsidP="00E6169D">
      <w:pPr>
        <w:pStyle w:val="ListParagraph"/>
        <w:numPr>
          <w:ilvl w:val="0"/>
          <w:numId w:val="36"/>
        </w:numPr>
        <w:spacing w:line="278" w:lineRule="auto"/>
        <w:rPr>
          <w:rFonts w:cstheme="minorHAnsi"/>
          <w:b/>
          <w:bCs/>
          <w:sz w:val="36"/>
          <w:szCs w:val="36"/>
          <w:u w:val="single"/>
        </w:rPr>
      </w:pPr>
      <w:r w:rsidRPr="002B191F">
        <w:rPr>
          <w:rFonts w:cstheme="minorHAnsi"/>
          <w:b/>
          <w:bCs/>
          <w:sz w:val="36"/>
          <w:szCs w:val="36"/>
          <w:u w:val="single"/>
        </w:rPr>
        <w:t>index.html (input concentration of different pollutants)</w:t>
      </w:r>
    </w:p>
    <w:p w14:paraId="5B5762D1" w14:textId="77777777" w:rsidR="00E6169D" w:rsidRPr="001C11C4" w:rsidRDefault="00E6169D" w:rsidP="00E6169D">
      <w:pPr>
        <w:rPr>
          <w:rFonts w:ascii="Times New Roman" w:hAnsi="Times New Roman" w:cs="Times New Roman"/>
          <w:b/>
          <w:bCs/>
          <w:sz w:val="36"/>
          <w:szCs w:val="36"/>
          <w:u w:val="single"/>
        </w:rPr>
      </w:pPr>
    </w:p>
    <w:p w14:paraId="4276D26E"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&lt;!DOCTYPE html&gt;</w:t>
      </w:r>
    </w:p>
    <w:p w14:paraId="6373977B"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&lt;html lang="en"&gt;</w:t>
      </w:r>
    </w:p>
    <w:p w14:paraId="64873B7F"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&lt;head&gt;</w:t>
      </w:r>
    </w:p>
    <w:p w14:paraId="330273F8"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&lt;meta charset="UTF-8" /&gt;</w:t>
      </w:r>
    </w:p>
    <w:p w14:paraId="0027BC1A"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&lt;meta name="viewport" content="width=device-width, initial-scale=1.0"/&gt;</w:t>
      </w:r>
    </w:p>
    <w:p w14:paraId="0F67DE1B"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&lt;title&gt;Air Quality Index&lt;/title&gt;</w:t>
      </w:r>
    </w:p>
    <w:p w14:paraId="1EC06F2E"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&lt;style&gt;</w:t>
      </w:r>
    </w:p>
    <w:p w14:paraId="5775F07D"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body {</w:t>
      </w:r>
    </w:p>
    <w:p w14:paraId="6297C0FA"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font-family: 'Segoe UI', Arial, sans-serif;</w:t>
      </w:r>
    </w:p>
    <w:p w14:paraId="72D3214A"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margin: 0;</w:t>
      </w:r>
    </w:p>
    <w:p w14:paraId="28B1185C"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padding: 0;</w:t>
      </w:r>
    </w:p>
    <w:p w14:paraId="2D003A4B"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background: linear-gradient(to right, #3a7bd5, #00d2ff);</w:t>
      </w:r>
    </w:p>
    <w:p w14:paraId="7CC923E9"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color: white;</w:t>
      </w:r>
    </w:p>
    <w:p w14:paraId="4B73AB96"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height: 100vh;</w:t>
      </w:r>
    </w:p>
    <w:p w14:paraId="2F8A82C5"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display: flex;</w:t>
      </w:r>
    </w:p>
    <w:p w14:paraId="6FC77AE8"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flex-direction: column;</w:t>
      </w:r>
    </w:p>
    <w:p w14:paraId="52C31117"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align-items: center;</w:t>
      </w:r>
    </w:p>
    <w:p w14:paraId="20736E1B"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justify-content: start;</w:t>
      </w:r>
    </w:p>
    <w:p w14:paraId="0753D7FB"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padding-top: 60px;</w:t>
      </w:r>
    </w:p>
    <w:p w14:paraId="36916750"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w:t>
      </w:r>
    </w:p>
    <w:p w14:paraId="03354B92"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.navbar {</w:t>
      </w:r>
    </w:p>
    <w:p w14:paraId="2EA0DBE8"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position: fixed;</w:t>
      </w:r>
    </w:p>
    <w:p w14:paraId="6C213224"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top: 0;</w:t>
      </w:r>
    </w:p>
    <w:p w14:paraId="508D7E45"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t xml:space="preserve">      width: 100%;</w:t>
      </w:r>
    </w:p>
    <w:p w14:paraId="5F320C2F" w14:textId="77777777" w:rsidR="00E6169D" w:rsidRPr="006B2907" w:rsidRDefault="00E6169D" w:rsidP="00E6169D">
      <w:pPr>
        <w:rPr>
          <w:rFonts w:ascii="Lucida Console" w:hAnsi="Lucida Console" w:cs="Courier New"/>
          <w:sz w:val="28"/>
          <w:szCs w:val="28"/>
        </w:rPr>
      </w:pPr>
      <w:r w:rsidRPr="006B2907">
        <w:rPr>
          <w:rFonts w:ascii="Lucida Console" w:hAnsi="Lucida Console" w:cs="Courier New"/>
          <w:sz w:val="28"/>
          <w:szCs w:val="28"/>
        </w:rPr>
        <w:lastRenderedPageBreak/>
        <w:t xml:space="preserve">      background: rgba(0, 0, 0, 0.3);</w:t>
      </w:r>
    </w:p>
    <w:p w14:paraId="01AAD699" w14:textId="6900733F" w:rsidR="009C0481" w:rsidRPr="006B2907" w:rsidRDefault="009C0481" w:rsidP="009C0481">
      <w:pPr>
        <w:rPr>
          <w:rFonts w:ascii="Lucida Console" w:hAnsi="Lucida Console" w:cs="Courier New"/>
          <w:sz w:val="28"/>
          <w:szCs w:val="28"/>
        </w:rPr>
      </w:pPr>
      <w:r w:rsidRPr="006B2907">
        <w:rPr>
          <w:sz w:val="28"/>
          <w:szCs w:val="28"/>
        </w:rPr>
        <w:t xml:space="preserve">                </w:t>
      </w:r>
      <w:r w:rsidRPr="006B2907">
        <w:rPr>
          <w:rFonts w:ascii="Lucida Console" w:hAnsi="Lucida Console" w:cs="Courier New"/>
          <w:sz w:val="28"/>
          <w:szCs w:val="28"/>
        </w:rPr>
        <w:t>padding: 15px 0;</w:t>
      </w:r>
    </w:p>
    <w:p w14:paraId="11F758C4"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text-align: center;</w:t>
      </w:r>
    </w:p>
    <w:p w14:paraId="59151EFC"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font-size: 1.5rem;</w:t>
      </w:r>
    </w:p>
    <w:p w14:paraId="1A529AD7"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font-weight: bold;</w:t>
      </w:r>
    </w:p>
    <w:p w14:paraId="6E0AF628"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box-shadow: 0 2px 6px rgba(0,0,0,0.2);</w:t>
      </w:r>
    </w:p>
    <w:p w14:paraId="35924462"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w:t>
      </w:r>
    </w:p>
    <w:p w14:paraId="47563426"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.datetime-box {</w:t>
      </w:r>
    </w:p>
    <w:p w14:paraId="511B79C2"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position: absolute;</w:t>
      </w:r>
    </w:p>
    <w:p w14:paraId="261AED28"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top: 45px;</w:t>
      </w:r>
    </w:p>
    <w:p w14:paraId="7208DDA9"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right: 50px;</w:t>
      </w:r>
    </w:p>
    <w:p w14:paraId="592C9D32"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padding-left: 20px;</w:t>
      </w:r>
    </w:p>
    <w:p w14:paraId="1F976A4C"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padding-right: 20px;</w:t>
      </w:r>
    </w:p>
    <w:p w14:paraId="0ED5A501"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padding-top: 15px;</w:t>
      </w:r>
    </w:p>
    <w:p w14:paraId="3527BE1A"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padding-bottom: 15px;</w:t>
      </w:r>
    </w:p>
    <w:p w14:paraId="50B4C1C3"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text-align: right;</w:t>
      </w:r>
    </w:p>
    <w:p w14:paraId="417A3945"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font-size: 17px;</w:t>
      </w:r>
    </w:p>
    <w:p w14:paraId="08F3E755"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font-family: Arial;</w:t>
      </w:r>
    </w:p>
    <w:p w14:paraId="0FFE6480"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color: rgb(40, 37, 37);</w:t>
      </w:r>
    </w:p>
    <w:p w14:paraId="2D6233F4"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font-weight: bold;</w:t>
      </w:r>
    </w:p>
    <w:p w14:paraId="2B6FECFC"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background-color:rgb(255, 252, 252);</w:t>
      </w:r>
    </w:p>
    <w:p w14:paraId="7FE3551D"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border-radius: 10px; </w:t>
      </w:r>
    </w:p>
    <w:p w14:paraId="4F452402"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w:t>
      </w:r>
    </w:p>
    <w:p w14:paraId="2A833EEA"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.container {</w:t>
      </w:r>
    </w:p>
    <w:p w14:paraId="081156DA"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background: rgba(0, 0, 0, 0.4);</w:t>
      </w:r>
    </w:p>
    <w:p w14:paraId="1C3D9362"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padding: 40px;</w:t>
      </w:r>
    </w:p>
    <w:p w14:paraId="014BD432"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border-radius: 15px;</w:t>
      </w:r>
    </w:p>
    <w:p w14:paraId="5518417A"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box-shadow: 0 0 20px rgba(255, 255, 255, 0.2);</w:t>
      </w:r>
    </w:p>
    <w:p w14:paraId="1E94D1D2" w14:textId="77777777" w:rsidR="009C0481" w:rsidRPr="006B2907" w:rsidRDefault="009C0481" w:rsidP="009C0481">
      <w:pPr>
        <w:rPr>
          <w:rFonts w:ascii="Lucida Console" w:hAnsi="Lucida Console" w:cs="Courier New"/>
          <w:sz w:val="28"/>
          <w:szCs w:val="28"/>
        </w:rPr>
      </w:pPr>
      <w:r w:rsidRPr="006B2907">
        <w:rPr>
          <w:rFonts w:ascii="Lucida Console" w:hAnsi="Lucida Console" w:cs="Courier New"/>
          <w:sz w:val="28"/>
          <w:szCs w:val="28"/>
        </w:rPr>
        <w:t xml:space="preserve">      max-width: 400px;</w:t>
      </w:r>
    </w:p>
    <w:p w14:paraId="0799183F" w14:textId="77777777" w:rsidR="0098705A" w:rsidRPr="006B2907" w:rsidRDefault="0098705A" w:rsidP="0098705A">
      <w:pPr>
        <w:rPr>
          <w:rFonts w:ascii="Lucida Console" w:hAnsi="Lucida Console" w:cs="Courier New"/>
          <w:sz w:val="28"/>
          <w:szCs w:val="28"/>
        </w:rPr>
      </w:pPr>
      <w:r w:rsidRPr="006B2907">
        <w:rPr>
          <w:rFonts w:ascii="Lucida Console" w:hAnsi="Lucida Console" w:cs="Courier New"/>
          <w:sz w:val="28"/>
          <w:szCs w:val="28"/>
        </w:rPr>
        <w:t xml:space="preserve">      width: 90%;</w:t>
      </w:r>
    </w:p>
    <w:p w14:paraId="1743DD6A" w14:textId="77777777" w:rsidR="0098705A" w:rsidRPr="006B2907" w:rsidRDefault="0098705A" w:rsidP="0098705A">
      <w:pPr>
        <w:rPr>
          <w:rFonts w:ascii="Lucida Console" w:hAnsi="Lucida Console" w:cs="Courier New"/>
          <w:sz w:val="28"/>
          <w:szCs w:val="28"/>
        </w:rPr>
      </w:pPr>
      <w:r w:rsidRPr="006B2907">
        <w:rPr>
          <w:rFonts w:ascii="Lucida Console" w:hAnsi="Lucida Console" w:cs="Courier New"/>
          <w:sz w:val="28"/>
          <w:szCs w:val="28"/>
        </w:rPr>
        <w:lastRenderedPageBreak/>
        <w:t xml:space="preserve">      margin-top: 100px;</w:t>
      </w:r>
    </w:p>
    <w:p w14:paraId="2191EBA6" w14:textId="77777777" w:rsidR="0098705A" w:rsidRPr="006B2907" w:rsidRDefault="0098705A" w:rsidP="0098705A">
      <w:pPr>
        <w:rPr>
          <w:rFonts w:ascii="Lucida Console" w:hAnsi="Lucida Console" w:cs="Courier New"/>
          <w:sz w:val="28"/>
          <w:szCs w:val="28"/>
        </w:rPr>
      </w:pPr>
      <w:r w:rsidRPr="006B2907">
        <w:rPr>
          <w:rFonts w:ascii="Lucida Console" w:hAnsi="Lucida Console" w:cs="Courier New"/>
          <w:sz w:val="28"/>
          <w:szCs w:val="28"/>
        </w:rPr>
        <w:t xml:space="preserve">      text-align: center;</w:t>
      </w:r>
    </w:p>
    <w:p w14:paraId="760A055C" w14:textId="77777777" w:rsidR="0098705A" w:rsidRPr="006B2907" w:rsidRDefault="0098705A" w:rsidP="0098705A">
      <w:pPr>
        <w:rPr>
          <w:rFonts w:ascii="Lucida Console" w:hAnsi="Lucida Console" w:cs="Courier New"/>
          <w:sz w:val="28"/>
          <w:szCs w:val="28"/>
        </w:rPr>
      </w:pPr>
      <w:r w:rsidRPr="006B2907">
        <w:rPr>
          <w:rFonts w:ascii="Lucida Console" w:hAnsi="Lucida Console" w:cs="Courier New"/>
          <w:sz w:val="28"/>
          <w:szCs w:val="28"/>
        </w:rPr>
        <w:t xml:space="preserve">    }</w:t>
      </w:r>
    </w:p>
    <w:p w14:paraId="3A3D56F4"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.container h2 {</w:t>
      </w:r>
    </w:p>
    <w:p w14:paraId="5E3D955F"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margin-bottom: 25px;</w:t>
      </w:r>
    </w:p>
    <w:p w14:paraId="7B984955"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w:t>
      </w:r>
    </w:p>
    <w:p w14:paraId="1C422A55"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input[type="number"] {</w:t>
      </w:r>
    </w:p>
    <w:p w14:paraId="315EBA73"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width: 100%;</w:t>
      </w:r>
    </w:p>
    <w:p w14:paraId="1A2390C4"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padding: 12px 15px;</w:t>
      </w:r>
    </w:p>
    <w:p w14:paraId="5FEBF551"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margin: 10px 0;</w:t>
      </w:r>
    </w:p>
    <w:p w14:paraId="7A2F18F0"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border: none;</w:t>
      </w:r>
    </w:p>
    <w:p w14:paraId="7BDC9A55"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border-radius: 8px;</w:t>
      </w:r>
    </w:p>
    <w:p w14:paraId="5919A57D"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box-sizing: border-box;</w:t>
      </w:r>
    </w:p>
    <w:p w14:paraId="47EE9AEE"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font-size: 1rem;</w:t>
      </w:r>
    </w:p>
    <w:p w14:paraId="27BA733B"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w:t>
      </w:r>
    </w:p>
    <w:p w14:paraId="513F76C5"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button {</w:t>
      </w:r>
    </w:p>
    <w:p w14:paraId="0ABC4EA4"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background-color: #fff;</w:t>
      </w:r>
    </w:p>
    <w:p w14:paraId="7521B2B5"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color: #007acc;</w:t>
      </w:r>
    </w:p>
    <w:p w14:paraId="28D1AE62"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font-weight: bold;</w:t>
      </w:r>
    </w:p>
    <w:p w14:paraId="0F1BBD59"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padding: 12px 20px;</w:t>
      </w:r>
    </w:p>
    <w:p w14:paraId="363BA758"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border: none;</w:t>
      </w:r>
    </w:p>
    <w:p w14:paraId="298FB4A9"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border-radius: 8px;</w:t>
      </w:r>
    </w:p>
    <w:p w14:paraId="09127B22"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cursor: pointer;</w:t>
      </w:r>
    </w:p>
    <w:p w14:paraId="250A829F"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font-size: 1rem;</w:t>
      </w:r>
    </w:p>
    <w:p w14:paraId="1F41DB3D"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transition: all 0.3s ease;</w:t>
      </w:r>
    </w:p>
    <w:p w14:paraId="3C8485F5"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margin-top: 10px;</w:t>
      </w:r>
    </w:p>
    <w:p w14:paraId="4313D6D4"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w:t>
      </w:r>
    </w:p>
    <w:p w14:paraId="220155B7"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button:hover {</w:t>
      </w:r>
    </w:p>
    <w:p w14:paraId="284221DA"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background-color: #007acc;</w:t>
      </w:r>
    </w:p>
    <w:p w14:paraId="0C196FE8"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color: white;</w:t>
      </w:r>
    </w:p>
    <w:p w14:paraId="46E6C43D"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lastRenderedPageBreak/>
        <w:t xml:space="preserve">      transform: scale(1.05);</w:t>
      </w:r>
    </w:p>
    <w:p w14:paraId="1E033167"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w:t>
      </w:r>
    </w:p>
    <w:p w14:paraId="7B8AFCB4"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@media (max-width: 600px) {</w:t>
      </w:r>
    </w:p>
    <w:p w14:paraId="1E0D7FC0"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.container {</w:t>
      </w:r>
    </w:p>
    <w:p w14:paraId="06EAB40F"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padding: 25px;</w:t>
      </w:r>
    </w:p>
    <w:p w14:paraId="750A459D"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w:t>
      </w:r>
    </w:p>
    <w:p w14:paraId="261D91A5"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.navbar {</w:t>
      </w:r>
    </w:p>
    <w:p w14:paraId="57693949"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font-size: 1.2rem;</w:t>
      </w:r>
    </w:p>
    <w:p w14:paraId="7AC79742"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w:t>
      </w:r>
    </w:p>
    <w:p w14:paraId="5602B4D6" w14:textId="77777777" w:rsidR="00072EBA" w:rsidRPr="006B2907" w:rsidRDefault="00072EBA" w:rsidP="00072EBA">
      <w:pPr>
        <w:rPr>
          <w:rFonts w:ascii="Lucida Console" w:hAnsi="Lucida Console" w:cs="Courier New"/>
          <w:sz w:val="28"/>
          <w:szCs w:val="28"/>
        </w:rPr>
      </w:pPr>
      <w:r w:rsidRPr="006B2907">
        <w:rPr>
          <w:rFonts w:ascii="Lucida Console" w:hAnsi="Lucida Console" w:cs="Courier New"/>
          <w:sz w:val="28"/>
          <w:szCs w:val="28"/>
        </w:rPr>
        <w:t xml:space="preserve">    }</w:t>
      </w:r>
    </w:p>
    <w:p w14:paraId="5DE0D32A" w14:textId="77777777" w:rsidR="00DD6AB1" w:rsidRPr="006B2907" w:rsidRDefault="00DD6AB1" w:rsidP="00DD6AB1">
      <w:pPr>
        <w:rPr>
          <w:rFonts w:ascii="Lucida Console" w:hAnsi="Lucida Console" w:cs="Courier New"/>
          <w:sz w:val="28"/>
          <w:szCs w:val="28"/>
        </w:rPr>
      </w:pPr>
      <w:r w:rsidRPr="006B2907">
        <w:rPr>
          <w:rFonts w:ascii="Lucida Console" w:hAnsi="Lucida Console" w:cs="Courier New"/>
          <w:sz w:val="28"/>
          <w:szCs w:val="28"/>
        </w:rPr>
        <w:t>&lt;/style&gt;</w:t>
      </w:r>
    </w:p>
    <w:p w14:paraId="1511E580" w14:textId="77777777" w:rsidR="00DD6AB1" w:rsidRPr="006B2907" w:rsidRDefault="00DD6AB1" w:rsidP="00DD6AB1">
      <w:pPr>
        <w:rPr>
          <w:rFonts w:ascii="Lucida Console" w:hAnsi="Lucida Console" w:cs="Courier New"/>
          <w:sz w:val="28"/>
          <w:szCs w:val="28"/>
        </w:rPr>
      </w:pPr>
      <w:r w:rsidRPr="006B2907">
        <w:rPr>
          <w:rFonts w:ascii="Lucida Console" w:hAnsi="Lucida Console" w:cs="Courier New"/>
          <w:sz w:val="28"/>
          <w:szCs w:val="28"/>
        </w:rPr>
        <w:t>&lt;/head&gt;</w:t>
      </w:r>
    </w:p>
    <w:p w14:paraId="6A9E20E9" w14:textId="77777777" w:rsidR="00DD6AB1" w:rsidRPr="006B2907" w:rsidRDefault="00DD6AB1" w:rsidP="00DD6AB1">
      <w:pPr>
        <w:rPr>
          <w:rFonts w:ascii="Lucida Console" w:hAnsi="Lucida Console" w:cs="Courier New"/>
          <w:sz w:val="28"/>
          <w:szCs w:val="28"/>
        </w:rPr>
      </w:pPr>
      <w:r w:rsidRPr="006B2907">
        <w:rPr>
          <w:rFonts w:ascii="Lucida Console" w:hAnsi="Lucida Console" w:cs="Courier New"/>
          <w:sz w:val="28"/>
          <w:szCs w:val="28"/>
        </w:rPr>
        <w:t>&lt;body&gt;</w:t>
      </w:r>
    </w:p>
    <w:p w14:paraId="4EE19CBC" w14:textId="61757183" w:rsidR="0098705A" w:rsidRPr="006B2907" w:rsidRDefault="0098705A" w:rsidP="009C0481">
      <w:pPr>
        <w:rPr>
          <w:rFonts w:ascii="Lucida Console" w:hAnsi="Lucida Console" w:cs="Courier New"/>
          <w:sz w:val="28"/>
          <w:szCs w:val="28"/>
        </w:rPr>
      </w:pPr>
    </w:p>
    <w:p w14:paraId="226A1FB0"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&lt;!-- Live Date/Time Box --&gt;</w:t>
      </w:r>
    </w:p>
    <w:p w14:paraId="5C4E7A3A"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&lt;div class="datetime-box"&gt;</w:t>
      </w:r>
    </w:p>
    <w:p w14:paraId="49B3F45D"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&lt;div class="date" id="current-date"&gt;Loading date...&lt;/div&gt;</w:t>
      </w:r>
    </w:p>
    <w:p w14:paraId="17B25FD7"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&lt;div class="time" id="current-time"&gt;Loading time...&lt;/div&gt;</w:t>
      </w:r>
    </w:p>
    <w:p w14:paraId="31137C98"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&lt;/div&gt;</w:t>
      </w:r>
    </w:p>
    <w:p w14:paraId="539FA39E"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&lt;div class="navbar"&gt;</w:t>
      </w:r>
    </w:p>
    <w:p w14:paraId="2E54BA6B"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&lt;h1&gt;Air Quality Index&lt;/h1&gt;</w:t>
      </w:r>
    </w:p>
    <w:p w14:paraId="0380626E"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&lt;/div&gt;</w:t>
      </w:r>
    </w:p>
    <w:p w14:paraId="6F4CDB58" w14:textId="77777777" w:rsidR="00477FC8" w:rsidRPr="006B2907" w:rsidRDefault="00477FC8" w:rsidP="00477FC8">
      <w:pPr>
        <w:rPr>
          <w:rFonts w:ascii="Lucida Console" w:hAnsi="Lucida Console" w:cs="Courier New"/>
          <w:sz w:val="28"/>
          <w:szCs w:val="28"/>
        </w:rPr>
      </w:pPr>
    </w:p>
    <w:p w14:paraId="7287A073"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&lt;div class="container"&gt;</w:t>
      </w:r>
    </w:p>
    <w:p w14:paraId="582341C1"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&lt;h2&gt;Check Air Quality&lt;/h2&gt;</w:t>
      </w:r>
    </w:p>
    <w:p w14:paraId="5B9E6B31"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&lt;form method="POST" id="aqi-form" action="/result.html"&gt;</w:t>
      </w:r>
    </w:p>
    <w:p w14:paraId="67832E16"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&lt;input type="number" name="PM25" placeholder="PM2.5 (µg/m³)" required&gt;</w:t>
      </w:r>
    </w:p>
    <w:p w14:paraId="2E8BE26D"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lastRenderedPageBreak/>
        <w:t xml:space="preserve">      &lt;input type="number" name="PM10" placeholder="PM10 (µg/m³)" required&gt;</w:t>
      </w:r>
    </w:p>
    <w:p w14:paraId="477A40AC"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&lt;input type="number" name="NO2" placeholder="NO</w:t>
      </w:r>
      <w:r w:rsidRPr="006B2907">
        <w:rPr>
          <w:rFonts w:ascii="Cambria Math" w:hAnsi="Cambria Math" w:cs="Cambria Math"/>
          <w:sz w:val="28"/>
          <w:szCs w:val="28"/>
        </w:rPr>
        <w:t>₂</w:t>
      </w:r>
      <w:r w:rsidRPr="006B2907">
        <w:rPr>
          <w:rFonts w:ascii="Lucida Console" w:hAnsi="Lucida Console" w:cs="Courier New"/>
          <w:sz w:val="28"/>
          <w:szCs w:val="28"/>
        </w:rPr>
        <w:t xml:space="preserve"> (µg/m³)" required&gt;</w:t>
      </w:r>
    </w:p>
    <w:p w14:paraId="380FCE7E"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&lt;input type="number" name="SO2" placeholder="SO</w:t>
      </w:r>
      <w:r w:rsidRPr="006B2907">
        <w:rPr>
          <w:rFonts w:ascii="Cambria Math" w:hAnsi="Cambria Math" w:cs="Cambria Math"/>
          <w:sz w:val="28"/>
          <w:szCs w:val="28"/>
        </w:rPr>
        <w:t>₂</w:t>
      </w:r>
      <w:r w:rsidRPr="006B2907">
        <w:rPr>
          <w:rFonts w:ascii="Lucida Console" w:hAnsi="Lucida Console" w:cs="Courier New"/>
          <w:sz w:val="28"/>
          <w:szCs w:val="28"/>
        </w:rPr>
        <w:t xml:space="preserve"> (µg/m³)" required&gt;</w:t>
      </w:r>
    </w:p>
    <w:p w14:paraId="5171809A"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&lt;input type="number" name="CO" placeholder="CO (mg/m³)" required&gt;</w:t>
      </w:r>
    </w:p>
    <w:p w14:paraId="33B77112"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&lt;input type="number" name="O3" placeholder="O</w:t>
      </w:r>
      <w:r w:rsidRPr="006B2907">
        <w:rPr>
          <w:rFonts w:ascii="Cambria Math" w:hAnsi="Cambria Math" w:cs="Cambria Math"/>
          <w:sz w:val="28"/>
          <w:szCs w:val="28"/>
        </w:rPr>
        <w:t>₃</w:t>
      </w:r>
      <w:r w:rsidRPr="006B2907">
        <w:rPr>
          <w:rFonts w:ascii="Lucida Console" w:hAnsi="Lucida Console" w:cs="Courier New"/>
          <w:sz w:val="28"/>
          <w:szCs w:val="28"/>
        </w:rPr>
        <w:t xml:space="preserve"> (µg/m³)" required&gt;</w:t>
      </w:r>
    </w:p>
    <w:p w14:paraId="1F799B8E"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&lt;button type="submit"&gt;Submit&lt;/button&gt;</w:t>
      </w:r>
    </w:p>
    <w:p w14:paraId="17514C2A"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&lt;/form&gt;</w:t>
      </w:r>
    </w:p>
    <w:p w14:paraId="24E395DD"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&lt;/div&gt;</w:t>
      </w:r>
    </w:p>
    <w:p w14:paraId="49F91860"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&lt;script&gt;</w:t>
      </w:r>
    </w:p>
    <w:p w14:paraId="7428F396"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function updateDateTime() {</w:t>
      </w:r>
    </w:p>
    <w:p w14:paraId="6215C417"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now = new Date();</w:t>
      </w:r>
    </w:p>
    <w:p w14:paraId="78109745"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days = ["Sunday", "Monday", "Tuesday", "Wednesday", "Thursday", "Friday", "Saturday"];</w:t>
      </w:r>
    </w:p>
    <w:p w14:paraId="2F882801"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months = ["January", "February", "March", "April", "May", "June", "July",</w:t>
      </w:r>
    </w:p>
    <w:p w14:paraId="1573849C"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"August", "September", "October", "November", "December"];</w:t>
      </w:r>
    </w:p>
    <w:p w14:paraId="0BB30AC6"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day = days[now.getDay()];</w:t>
      </w:r>
    </w:p>
    <w:p w14:paraId="6EB106F3"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month = months[now.getMonth()];</w:t>
      </w:r>
    </w:p>
    <w:p w14:paraId="18647AE3"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date = now.getDate();</w:t>
      </w:r>
    </w:p>
    <w:p w14:paraId="61CB0B70"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year = now.getFullYear();</w:t>
      </w:r>
    </w:p>
    <w:p w14:paraId="4582B1A3"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let hours = now.getHours();</w:t>
      </w:r>
    </w:p>
    <w:p w14:paraId="41E58DE9"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let minutes = now.getMinutes();</w:t>
      </w:r>
    </w:p>
    <w:p w14:paraId="1E81F95D"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let seconds = now.getSeconds();</w:t>
      </w:r>
    </w:p>
    <w:p w14:paraId="7B4836D4"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ampm = hours &gt;= 12 ? 'PM' : 'AM';</w:t>
      </w:r>
    </w:p>
    <w:p w14:paraId="2BB04E8F"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hours = hours % 12 || 12;</w:t>
      </w:r>
    </w:p>
    <w:p w14:paraId="25C27BF6"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minutes = minutes &lt; 10 ? '0' + minutes : minutes;</w:t>
      </w:r>
    </w:p>
    <w:p w14:paraId="311A4A72"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lastRenderedPageBreak/>
        <w:t xml:space="preserve">      seconds = seconds &lt; 10 ? '0' + seconds : seconds;</w:t>
      </w:r>
    </w:p>
    <w:p w14:paraId="58A6D0D7"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document.getElementById('current-date').textContent = `${day}, ${month} ${date}, ${year}`;</w:t>
      </w:r>
    </w:p>
    <w:p w14:paraId="12A6AD00"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document.getElementById('current-time').textContent = `${hours}:${minutes}:${seconds} ${ampm}`;</w:t>
      </w:r>
    </w:p>
    <w:p w14:paraId="1F478F8D"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w:t>
      </w:r>
    </w:p>
    <w:p w14:paraId="175AD0B1"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setInterval(updateDateTime, 1000);</w:t>
      </w:r>
    </w:p>
    <w:p w14:paraId="1204E02F"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updateDateTime();</w:t>
      </w:r>
    </w:p>
    <w:p w14:paraId="6019224B" w14:textId="77777777" w:rsidR="00477FC8" w:rsidRPr="006B2907" w:rsidRDefault="00477FC8" w:rsidP="00477FC8">
      <w:pPr>
        <w:rPr>
          <w:rFonts w:ascii="Lucida Console" w:hAnsi="Lucida Console" w:cs="Courier New"/>
          <w:sz w:val="28"/>
          <w:szCs w:val="28"/>
        </w:rPr>
      </w:pPr>
    </w:p>
    <w:p w14:paraId="3F45926E"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document.getElementById("aqi-form").addEventListener("submit", async function(event) {</w:t>
      </w:r>
    </w:p>
    <w:p w14:paraId="6B0F511D"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event.preventDefault();</w:t>
      </w:r>
    </w:p>
    <w:p w14:paraId="45A7A67E"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formData = new FormData(event.target);</w:t>
      </w:r>
    </w:p>
    <w:p w14:paraId="4BAB0B69"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params = new URLSearchParams(formData);</w:t>
      </w:r>
    </w:p>
    <w:p w14:paraId="7BE19A9A"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w:t>
      </w:r>
    </w:p>
    <w:p w14:paraId="18F4EF86"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try {</w:t>
      </w:r>
    </w:p>
    <w:p w14:paraId="0795989D"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response = await fetch(`/predict?${params.toString()}`);</w:t>
      </w:r>
    </w:p>
    <w:p w14:paraId="110C639A" w14:textId="77777777" w:rsidR="00477FC8" w:rsidRPr="006B2907" w:rsidRDefault="00477FC8" w:rsidP="00477FC8">
      <w:pPr>
        <w:rPr>
          <w:rFonts w:ascii="Lucida Console" w:hAnsi="Lucida Console" w:cs="Courier New"/>
          <w:sz w:val="28"/>
          <w:szCs w:val="28"/>
        </w:rPr>
      </w:pPr>
      <w:r w:rsidRPr="006B2907">
        <w:rPr>
          <w:rFonts w:ascii="Lucida Console" w:hAnsi="Lucida Console" w:cs="Courier New"/>
          <w:sz w:val="28"/>
          <w:szCs w:val="28"/>
        </w:rPr>
        <w:t xml:space="preserve">        const data = await response.json();</w:t>
      </w:r>
    </w:p>
    <w:p w14:paraId="1C700BE3" w14:textId="77777777" w:rsidR="00B808F8" w:rsidRPr="006B2907" w:rsidRDefault="00B808F8" w:rsidP="00B808F8">
      <w:pPr>
        <w:rPr>
          <w:rFonts w:ascii="Lucida Console" w:hAnsi="Lucida Console" w:cs="Courier New"/>
          <w:sz w:val="28"/>
          <w:szCs w:val="28"/>
        </w:rPr>
      </w:pPr>
      <w:r w:rsidRPr="006B2907">
        <w:rPr>
          <w:rFonts w:ascii="Lucida Console" w:hAnsi="Lucida Console" w:cs="Courier New"/>
          <w:sz w:val="28"/>
          <w:szCs w:val="28"/>
        </w:rPr>
        <w:t>if (data.aqi !== undefined) {</w:t>
      </w:r>
    </w:p>
    <w:p w14:paraId="1184CA6D" w14:textId="77777777" w:rsidR="00B808F8" w:rsidRPr="006B2907" w:rsidRDefault="00B808F8" w:rsidP="00B808F8">
      <w:pPr>
        <w:rPr>
          <w:rFonts w:ascii="Lucida Console" w:hAnsi="Lucida Console" w:cs="Courier New"/>
          <w:sz w:val="28"/>
          <w:szCs w:val="28"/>
        </w:rPr>
      </w:pPr>
      <w:r w:rsidRPr="006B2907">
        <w:rPr>
          <w:rFonts w:ascii="Lucida Console" w:hAnsi="Lucida Console" w:cs="Courier New"/>
          <w:sz w:val="28"/>
          <w:szCs w:val="28"/>
        </w:rPr>
        <w:t xml:space="preserve">          window.location.href = `/result?aqi=${data.aqi}`;</w:t>
      </w:r>
    </w:p>
    <w:p w14:paraId="2E566B99" w14:textId="77777777" w:rsidR="00B808F8" w:rsidRPr="006B2907" w:rsidRDefault="00B808F8" w:rsidP="00B808F8">
      <w:pPr>
        <w:rPr>
          <w:rFonts w:ascii="Lucida Console" w:hAnsi="Lucida Console" w:cs="Courier New"/>
          <w:sz w:val="28"/>
          <w:szCs w:val="28"/>
        </w:rPr>
      </w:pPr>
      <w:r w:rsidRPr="006B2907">
        <w:rPr>
          <w:rFonts w:ascii="Lucida Console" w:hAnsi="Lucida Console" w:cs="Courier New"/>
          <w:sz w:val="28"/>
          <w:szCs w:val="28"/>
        </w:rPr>
        <w:t xml:space="preserve">        } else {</w:t>
      </w:r>
    </w:p>
    <w:p w14:paraId="446AA8AB" w14:textId="77777777" w:rsidR="00B808F8" w:rsidRPr="006B2907" w:rsidRDefault="00B808F8" w:rsidP="00B808F8">
      <w:pPr>
        <w:rPr>
          <w:rFonts w:ascii="Lucida Console" w:hAnsi="Lucida Console" w:cs="Courier New"/>
          <w:sz w:val="28"/>
          <w:szCs w:val="28"/>
        </w:rPr>
      </w:pPr>
      <w:r w:rsidRPr="006B2907">
        <w:rPr>
          <w:rFonts w:ascii="Lucida Console" w:hAnsi="Lucida Console" w:cs="Courier New"/>
          <w:sz w:val="28"/>
          <w:szCs w:val="28"/>
        </w:rPr>
        <w:t xml:space="preserve">          alert("Error calculating AQI.");</w:t>
      </w:r>
    </w:p>
    <w:p w14:paraId="4AD58B07" w14:textId="77777777" w:rsidR="00B808F8" w:rsidRPr="006B2907" w:rsidRDefault="00B808F8" w:rsidP="00B808F8">
      <w:pPr>
        <w:rPr>
          <w:rFonts w:ascii="Lucida Console" w:hAnsi="Lucida Console" w:cs="Courier New"/>
          <w:sz w:val="28"/>
          <w:szCs w:val="28"/>
        </w:rPr>
      </w:pPr>
      <w:r w:rsidRPr="006B2907">
        <w:rPr>
          <w:rFonts w:ascii="Lucida Console" w:hAnsi="Lucida Console" w:cs="Courier New"/>
          <w:sz w:val="28"/>
          <w:szCs w:val="28"/>
        </w:rPr>
        <w:t xml:space="preserve">        }</w:t>
      </w:r>
    </w:p>
    <w:p w14:paraId="7D435C63" w14:textId="77777777" w:rsidR="00B808F8" w:rsidRPr="006B2907" w:rsidRDefault="00B808F8" w:rsidP="00B808F8">
      <w:pPr>
        <w:rPr>
          <w:rFonts w:ascii="Lucida Console" w:hAnsi="Lucida Console" w:cs="Courier New"/>
          <w:sz w:val="28"/>
          <w:szCs w:val="28"/>
        </w:rPr>
      </w:pPr>
      <w:r w:rsidRPr="006B2907">
        <w:rPr>
          <w:rFonts w:ascii="Lucida Console" w:hAnsi="Lucida Console" w:cs="Courier New"/>
          <w:sz w:val="28"/>
          <w:szCs w:val="28"/>
        </w:rPr>
        <w:t xml:space="preserve">      } catch (err) {</w:t>
      </w:r>
    </w:p>
    <w:p w14:paraId="1C3C41CC" w14:textId="77777777" w:rsidR="00B808F8" w:rsidRPr="006B2907" w:rsidRDefault="00B808F8" w:rsidP="00B808F8">
      <w:pPr>
        <w:rPr>
          <w:rFonts w:ascii="Lucida Console" w:hAnsi="Lucida Console" w:cs="Courier New"/>
          <w:sz w:val="28"/>
          <w:szCs w:val="28"/>
        </w:rPr>
      </w:pPr>
      <w:r w:rsidRPr="006B2907">
        <w:rPr>
          <w:rFonts w:ascii="Lucida Console" w:hAnsi="Lucida Console" w:cs="Courier New"/>
          <w:sz w:val="28"/>
          <w:szCs w:val="28"/>
        </w:rPr>
        <w:t xml:space="preserve">        alert("Failed to connect to server.");</w:t>
      </w:r>
    </w:p>
    <w:p w14:paraId="4EB4DE17" w14:textId="77777777" w:rsidR="00B808F8" w:rsidRPr="006B2907" w:rsidRDefault="00B808F8" w:rsidP="00B808F8">
      <w:pPr>
        <w:rPr>
          <w:rFonts w:ascii="Lucida Console" w:hAnsi="Lucida Console" w:cs="Courier New"/>
          <w:sz w:val="28"/>
          <w:szCs w:val="28"/>
        </w:rPr>
      </w:pPr>
      <w:r w:rsidRPr="006B2907">
        <w:rPr>
          <w:rFonts w:ascii="Lucida Console" w:hAnsi="Lucida Console" w:cs="Courier New"/>
          <w:sz w:val="28"/>
          <w:szCs w:val="28"/>
        </w:rPr>
        <w:t xml:space="preserve">      }</w:t>
      </w:r>
    </w:p>
    <w:p w14:paraId="0BB8EDED" w14:textId="77777777" w:rsidR="00B808F8" w:rsidRPr="006B2907" w:rsidRDefault="00B808F8" w:rsidP="00B808F8">
      <w:pPr>
        <w:rPr>
          <w:rFonts w:ascii="Lucida Console" w:hAnsi="Lucida Console" w:cs="Courier New"/>
          <w:sz w:val="28"/>
          <w:szCs w:val="28"/>
        </w:rPr>
      </w:pPr>
      <w:r w:rsidRPr="006B2907">
        <w:rPr>
          <w:rFonts w:ascii="Lucida Console" w:hAnsi="Lucida Console" w:cs="Courier New"/>
          <w:sz w:val="28"/>
          <w:szCs w:val="28"/>
        </w:rPr>
        <w:t xml:space="preserve">    });</w:t>
      </w:r>
    </w:p>
    <w:p w14:paraId="508C6135" w14:textId="77777777" w:rsidR="00B808F8" w:rsidRPr="006B2907" w:rsidRDefault="00B808F8" w:rsidP="00B808F8">
      <w:pPr>
        <w:rPr>
          <w:rFonts w:ascii="Lucida Console" w:hAnsi="Lucida Console" w:cs="Courier New"/>
          <w:sz w:val="28"/>
          <w:szCs w:val="28"/>
        </w:rPr>
      </w:pPr>
      <w:r w:rsidRPr="006B2907">
        <w:rPr>
          <w:rFonts w:ascii="Lucida Console" w:hAnsi="Lucida Console" w:cs="Courier New"/>
          <w:sz w:val="28"/>
          <w:szCs w:val="28"/>
        </w:rPr>
        <w:lastRenderedPageBreak/>
        <w:t xml:space="preserve">  &lt;/script&gt;</w:t>
      </w:r>
    </w:p>
    <w:p w14:paraId="49392B05" w14:textId="1469F40E" w:rsidR="00B808F8" w:rsidRPr="006B2907" w:rsidRDefault="00B808F8" w:rsidP="00B808F8">
      <w:pPr>
        <w:rPr>
          <w:rFonts w:ascii="Lucida Console" w:hAnsi="Lucida Console" w:cs="Courier New"/>
          <w:sz w:val="28"/>
          <w:szCs w:val="28"/>
        </w:rPr>
      </w:pPr>
      <w:r w:rsidRPr="006B2907">
        <w:rPr>
          <w:rFonts w:ascii="Lucida Console" w:hAnsi="Lucida Console" w:cs="Courier New"/>
          <w:sz w:val="28"/>
          <w:szCs w:val="28"/>
        </w:rPr>
        <w:t>&lt;/body&gt;&lt;/html</w:t>
      </w:r>
      <w:r w:rsidRPr="006B2907">
        <w:rPr>
          <w:rFonts w:ascii="Lucida Console" w:hAnsi="Lucida Console"/>
          <w:sz w:val="28"/>
          <w:szCs w:val="28"/>
        </w:rPr>
        <w:t>&gt;</w:t>
      </w:r>
    </w:p>
    <w:p w14:paraId="3A3471EF" w14:textId="6B16064C" w:rsidR="006C23BD" w:rsidRPr="00044418" w:rsidRDefault="006C23BD" w:rsidP="006C23BD">
      <w:pPr>
        <w:pStyle w:val="ListParagraph"/>
        <w:numPr>
          <w:ilvl w:val="0"/>
          <w:numId w:val="36"/>
        </w:numPr>
        <w:rPr>
          <w:rFonts w:cstheme="minorHAnsi"/>
          <w:b/>
          <w:bCs/>
          <w:sz w:val="36"/>
          <w:szCs w:val="36"/>
          <w:u w:val="single"/>
        </w:rPr>
      </w:pPr>
      <w:r w:rsidRPr="00044418">
        <w:rPr>
          <w:rFonts w:cstheme="minorHAnsi"/>
          <w:b/>
          <w:bCs/>
          <w:sz w:val="36"/>
          <w:szCs w:val="36"/>
          <w:u w:val="single"/>
        </w:rPr>
        <w:t>result.html  (shows calculated AQI)</w:t>
      </w:r>
    </w:p>
    <w:p w14:paraId="0903A3BC" w14:textId="77777777" w:rsidR="006C23BD" w:rsidRPr="00995C8C" w:rsidRDefault="006C23BD" w:rsidP="006C23BD">
      <w:pPr>
        <w:rPr>
          <w:rFonts w:ascii="Times New Roman" w:hAnsi="Times New Roman" w:cs="Times New Roman"/>
          <w:b/>
          <w:bCs/>
          <w:sz w:val="28"/>
          <w:szCs w:val="28"/>
          <w:u w:val="single"/>
        </w:rPr>
      </w:pPr>
    </w:p>
    <w:p w14:paraId="6BAD28D4"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&lt;!DOCTYPE html&gt;</w:t>
      </w:r>
    </w:p>
    <w:p w14:paraId="6D043C6E"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&lt;html lang="en"&gt;</w:t>
      </w:r>
    </w:p>
    <w:p w14:paraId="568F4C0F"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&lt;head&gt;</w:t>
      </w:r>
    </w:p>
    <w:p w14:paraId="5265BE47"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&lt;meta charset="UTF-8" /&gt;</w:t>
      </w:r>
    </w:p>
    <w:p w14:paraId="24419A0A"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&lt;meta name="viewport" content="width=device-width, initial-scale=1.0"/&gt;</w:t>
      </w:r>
    </w:p>
    <w:p w14:paraId="03BF28DC"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&lt;title&gt;AQI Result&lt;/title&gt;</w:t>
      </w:r>
    </w:p>
    <w:p w14:paraId="578F2E60"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&lt;style&gt;</w:t>
      </w:r>
    </w:p>
    <w:p w14:paraId="2AF30A65"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body {</w:t>
      </w:r>
    </w:p>
    <w:p w14:paraId="48E27F49"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font-family: 'Segoe UI', Arial, sans-serif;</w:t>
      </w:r>
    </w:p>
    <w:p w14:paraId="3439EF02"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margin: 0;</w:t>
      </w:r>
    </w:p>
    <w:p w14:paraId="2D92F140"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padding: 0;</w:t>
      </w:r>
    </w:p>
    <w:p w14:paraId="793DEFB3"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background: linear-gradient(to right, #3a7bd5, #00d2ff);</w:t>
      </w:r>
    </w:p>
    <w:p w14:paraId="5821A2DB"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color: white;</w:t>
      </w:r>
    </w:p>
    <w:p w14:paraId="1D719D14"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display: flex;</w:t>
      </w:r>
    </w:p>
    <w:p w14:paraId="2AA3C2DC"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flex-direction: column;</w:t>
      </w:r>
    </w:p>
    <w:p w14:paraId="64993D2B"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align-items: center;</w:t>
      </w:r>
    </w:p>
    <w:p w14:paraId="65CC9161"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justify-content: center;</w:t>
      </w:r>
    </w:p>
    <w:p w14:paraId="73F2329E"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height: 100vh;</w:t>
      </w:r>
    </w:p>
    <w:p w14:paraId="2D8CC552"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text-align: center;</w:t>
      </w:r>
    </w:p>
    <w:p w14:paraId="0C7AA040"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w:t>
      </w:r>
    </w:p>
    <w:p w14:paraId="57627956"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.result-box {</w:t>
      </w:r>
    </w:p>
    <w:p w14:paraId="77D5BA05"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background: rgba(0, 0, 0, 0.4);</w:t>
      </w:r>
    </w:p>
    <w:p w14:paraId="5D4E5397"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padding: 30px 40px;</w:t>
      </w:r>
    </w:p>
    <w:p w14:paraId="20E9B8C6"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border-radius: 15px;</w:t>
      </w:r>
    </w:p>
    <w:p w14:paraId="41625381"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lastRenderedPageBreak/>
        <w:t xml:space="preserve">      box-shadow: 0 0 20px rgba(255,255,255,0.2);</w:t>
      </w:r>
    </w:p>
    <w:p w14:paraId="742A51F4"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max-width: 400px;</w:t>
      </w:r>
    </w:p>
    <w:p w14:paraId="1696F288"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w:t>
      </w:r>
    </w:p>
    <w:p w14:paraId="37E30CAB"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h1 {</w:t>
      </w:r>
    </w:p>
    <w:p w14:paraId="1C69DDFB"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font-size: 2rem;</w:t>
      </w:r>
    </w:p>
    <w:p w14:paraId="2475A234"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margin-bottom: 15px;</w:t>
      </w:r>
    </w:p>
    <w:p w14:paraId="4FDC6B53"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w:t>
      </w:r>
    </w:p>
    <w:p w14:paraId="560E1F1A" w14:textId="77777777" w:rsidR="006C23BD" w:rsidRPr="00044418" w:rsidRDefault="006C23BD" w:rsidP="006C23BD">
      <w:pPr>
        <w:rPr>
          <w:rFonts w:ascii="Lucida Console" w:hAnsi="Lucida Console" w:cs="Courier New"/>
          <w:sz w:val="28"/>
          <w:szCs w:val="28"/>
        </w:rPr>
      </w:pPr>
      <w:r w:rsidRPr="00044418">
        <w:rPr>
          <w:rFonts w:ascii="Lucida Console" w:hAnsi="Lucida Console" w:cs="Courier New"/>
          <w:sz w:val="28"/>
          <w:szCs w:val="28"/>
        </w:rPr>
        <w:t xml:space="preserve">    #aqi-result {</w:t>
      </w:r>
    </w:p>
    <w:p w14:paraId="121A5CBF"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font-size: 2rem;</w:t>
      </w:r>
    </w:p>
    <w:p w14:paraId="1864C529"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font-weight: bold;</w:t>
      </w:r>
    </w:p>
    <w:p w14:paraId="6CEC6B17"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margin-bottom: 10px;</w:t>
      </w:r>
    </w:p>
    <w:p w14:paraId="44D55036"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w:t>
      </w:r>
    </w:p>
    <w:p w14:paraId="4672EF06"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#advisory {</w:t>
      </w:r>
    </w:p>
    <w:p w14:paraId="424896FD"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font-size: 1.1rem;</w:t>
      </w:r>
    </w:p>
    <w:p w14:paraId="75D551A2"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margin-top: 10px;</w:t>
      </w:r>
    </w:p>
    <w:p w14:paraId="13A99902"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padding: 10px;</w:t>
      </w:r>
    </w:p>
    <w:p w14:paraId="6C5F9D98"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border-radius: 10px;</w:t>
      </w:r>
    </w:p>
    <w:p w14:paraId="2B2DAF14"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w:t>
      </w:r>
    </w:p>
    <w:p w14:paraId="12A26A9C"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.good { background-color: #00e40044; color: #00e400; }</w:t>
      </w:r>
    </w:p>
    <w:p w14:paraId="7BE09C10"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.moderate { background-color: #ffff0044; color: #ff0; }</w:t>
      </w:r>
    </w:p>
    <w:p w14:paraId="72D01742"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.usg { background-color: #ff7e0044; color: #ff7e00; }</w:t>
      </w:r>
    </w:p>
    <w:p w14:paraId="34192C26"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.unhealthy { background-color: #ff000044; color: #ff0000; }</w:t>
      </w:r>
    </w:p>
    <w:p w14:paraId="44BF7A4E"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.very-unhealthy { background-color: #8f3f9744; color: #8f3f97; }</w:t>
      </w:r>
    </w:p>
    <w:p w14:paraId="00C3EDA3"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.hazardous { background-color: #7e002344; color: #7e0023; }</w:t>
      </w:r>
    </w:p>
    <w:p w14:paraId="7AB19839"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.back-link {</w:t>
      </w:r>
    </w:p>
    <w:p w14:paraId="0A29B4FA"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display: inline-block;</w:t>
      </w:r>
    </w:p>
    <w:p w14:paraId="7D108E71"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lastRenderedPageBreak/>
        <w:t xml:space="preserve">      margin-top: 20px;</w:t>
      </w:r>
    </w:p>
    <w:p w14:paraId="7F358B05"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padding: 10px 20px;</w:t>
      </w:r>
    </w:p>
    <w:p w14:paraId="44233654"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border-radius: 8px;</w:t>
      </w:r>
    </w:p>
    <w:p w14:paraId="15E80391"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background-color: #ffffff22;</w:t>
      </w:r>
    </w:p>
    <w:p w14:paraId="00DD9D5C"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color: white;</w:t>
      </w:r>
    </w:p>
    <w:p w14:paraId="50EA7111"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text-decoration: none;</w:t>
      </w:r>
    </w:p>
    <w:p w14:paraId="4D007E2E"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font-weight: bold;</w:t>
      </w:r>
    </w:p>
    <w:p w14:paraId="26F58A52"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border: 1px solid white;</w:t>
      </w:r>
    </w:p>
    <w:p w14:paraId="34C83CF0"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transition: background-color 0.3s ease;</w:t>
      </w:r>
    </w:p>
    <w:p w14:paraId="00D6922B"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w:t>
      </w:r>
    </w:p>
    <w:p w14:paraId="42B219F8"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.back-link:hover {</w:t>
      </w:r>
    </w:p>
    <w:p w14:paraId="459B083A" w14:textId="77777777" w:rsidR="00640C29" w:rsidRPr="00044418" w:rsidRDefault="00640C29" w:rsidP="00640C29">
      <w:pPr>
        <w:rPr>
          <w:rFonts w:ascii="Lucida Console" w:hAnsi="Lucida Console" w:cs="Courier New"/>
          <w:sz w:val="28"/>
          <w:szCs w:val="28"/>
        </w:rPr>
      </w:pPr>
      <w:r w:rsidRPr="00044418">
        <w:rPr>
          <w:rFonts w:ascii="Lucida Console" w:hAnsi="Lucida Console" w:cs="Courier New"/>
          <w:sz w:val="28"/>
          <w:szCs w:val="28"/>
        </w:rPr>
        <w:t xml:space="preserve">      background-color: #ffffff44;</w:t>
      </w:r>
    </w:p>
    <w:p w14:paraId="38EED581"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w:t>
      </w:r>
    </w:p>
    <w:p w14:paraId="3D818896"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&lt;/style&gt;</w:t>
      </w:r>
    </w:p>
    <w:p w14:paraId="2D61AA5A"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&lt;/head&gt;</w:t>
      </w:r>
    </w:p>
    <w:p w14:paraId="16D0F997"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&lt;body&gt;</w:t>
      </w:r>
    </w:p>
    <w:p w14:paraId="6A03E6DA"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&lt;div class="result-box"&gt;</w:t>
      </w:r>
    </w:p>
    <w:p w14:paraId="32BC2099"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&lt;h1&gt;Your Calculated AQI&lt;/h1&gt;</w:t>
      </w:r>
    </w:p>
    <w:p w14:paraId="763B5A88"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&lt;p id="aqi-result"&gt;Calculating...&lt;/p&gt;</w:t>
      </w:r>
    </w:p>
    <w:p w14:paraId="5E0D0226"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&lt;div id="advisory" class=""&gt;Loading advisory...&lt;/div&gt;</w:t>
      </w:r>
    </w:p>
    <w:p w14:paraId="341857A1"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&lt;a class="back-link" href="/"&gt;← Back to form&lt;/a&gt;</w:t>
      </w:r>
    </w:p>
    <w:p w14:paraId="24E67D94"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&lt;/div&gt;</w:t>
      </w:r>
    </w:p>
    <w:p w14:paraId="396C522F" w14:textId="77777777" w:rsidR="006B48CB" w:rsidRPr="00044418" w:rsidRDefault="006B48CB" w:rsidP="006B48CB">
      <w:pPr>
        <w:rPr>
          <w:rFonts w:ascii="Lucida Console" w:hAnsi="Lucida Console" w:cs="Courier New"/>
          <w:sz w:val="28"/>
          <w:szCs w:val="28"/>
        </w:rPr>
      </w:pPr>
    </w:p>
    <w:p w14:paraId="0B99B07E"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&lt;script&gt;</w:t>
      </w:r>
    </w:p>
    <w:p w14:paraId="221475F7"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const params = new URLSearchParams(window.location.search);</w:t>
      </w:r>
    </w:p>
    <w:p w14:paraId="778E5E97"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const aqi = parseInt(params.get("aqi"));</w:t>
      </w:r>
    </w:p>
    <w:p w14:paraId="2BCFC6E9"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const resultElem = document.getElementById("aqi-result");</w:t>
      </w:r>
    </w:p>
    <w:p w14:paraId="5D0E9C74"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lastRenderedPageBreak/>
        <w:t xml:space="preserve">    const advisoryElem = document.getElementById("advisory");</w:t>
      </w:r>
    </w:p>
    <w:p w14:paraId="1494F6BE" w14:textId="77777777" w:rsidR="006B48CB" w:rsidRPr="00044418" w:rsidRDefault="006B48CB" w:rsidP="006B48CB">
      <w:pPr>
        <w:rPr>
          <w:rFonts w:ascii="Lucida Console" w:hAnsi="Lucida Console" w:cs="Courier New"/>
          <w:sz w:val="28"/>
          <w:szCs w:val="28"/>
        </w:rPr>
      </w:pPr>
    </w:p>
    <w:p w14:paraId="31CAA061"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if (!isNaN(aqi)) {</w:t>
      </w:r>
    </w:p>
    <w:p w14:paraId="45777C69"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resultElem.textContent = `AQI : ${aqi}`;</w:t>
      </w:r>
    </w:p>
    <w:p w14:paraId="13EC9373" w14:textId="77777777" w:rsidR="006B48CB" w:rsidRPr="00044418" w:rsidRDefault="006B48CB" w:rsidP="006B48CB">
      <w:pPr>
        <w:rPr>
          <w:rFonts w:ascii="Lucida Console" w:hAnsi="Lucida Console" w:cs="Courier New"/>
          <w:sz w:val="28"/>
          <w:szCs w:val="28"/>
        </w:rPr>
      </w:pPr>
    </w:p>
    <w:p w14:paraId="75E16B4E"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let message = "";</w:t>
      </w:r>
    </w:p>
    <w:p w14:paraId="63DE88F1"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let category = "";</w:t>
      </w:r>
    </w:p>
    <w:p w14:paraId="6B387E42" w14:textId="77777777" w:rsidR="006B48CB" w:rsidRPr="00044418" w:rsidRDefault="006B48CB" w:rsidP="006B48CB">
      <w:pPr>
        <w:rPr>
          <w:rFonts w:ascii="Lucida Console" w:hAnsi="Lucida Console" w:cs="Courier New"/>
          <w:sz w:val="28"/>
          <w:szCs w:val="28"/>
        </w:rPr>
      </w:pPr>
    </w:p>
    <w:p w14:paraId="71509BB7"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if (aqi &lt;= 50) {</w:t>
      </w:r>
    </w:p>
    <w:p w14:paraId="3C72B17E" w14:textId="77777777" w:rsidR="006B48CB" w:rsidRPr="00044418" w:rsidRDefault="006B48CB" w:rsidP="006B48CB">
      <w:pPr>
        <w:rPr>
          <w:rFonts w:ascii="Lucida Console" w:hAnsi="Lucida Console" w:cs="Courier New"/>
          <w:sz w:val="28"/>
          <w:szCs w:val="28"/>
        </w:rPr>
      </w:pPr>
      <w:r w:rsidRPr="00044418">
        <w:rPr>
          <w:rFonts w:ascii="Lucida Console" w:hAnsi="Lucida Console" w:cs="Courier New"/>
          <w:sz w:val="28"/>
          <w:szCs w:val="28"/>
        </w:rPr>
        <w:t xml:space="preserve">        message = "Air quality is considered satisfactory. It's a great day to be outside!";</w:t>
      </w:r>
    </w:p>
    <w:p w14:paraId="0606B75D"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category = "good";</w:t>
      </w:r>
    </w:p>
    <w:p w14:paraId="4AB517D1"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 else if (aqi &lt;= 100) {</w:t>
      </w:r>
    </w:p>
    <w:p w14:paraId="205F8D23"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message = "Air quality is acceptable. Some pollutants may be a concern for sensitive individuals.";</w:t>
      </w:r>
    </w:p>
    <w:p w14:paraId="0CB633E3"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category = "moderate";</w:t>
      </w:r>
    </w:p>
    <w:p w14:paraId="44F13979"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 else if (aqi &lt;= 150) {</w:t>
      </w:r>
    </w:p>
    <w:p w14:paraId="75369EA9"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message = "Unhealthy for Sensitive Groups. Children, elderly, and those with respiratory issues should reduce outdoor exertion.";</w:t>
      </w:r>
    </w:p>
    <w:p w14:paraId="4B71B314"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category = "usg";</w:t>
      </w:r>
    </w:p>
    <w:p w14:paraId="63EFDF81"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 else if (aqi &lt;= 200) {</w:t>
      </w:r>
    </w:p>
    <w:p w14:paraId="4ED442AF"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message = "Unhealthy. Everyone may begin to experience health effects; sensitive groups should avoid outdoor activities.";</w:t>
      </w:r>
    </w:p>
    <w:p w14:paraId="400F16A1"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category = "unhealthy";</w:t>
      </w:r>
    </w:p>
    <w:p w14:paraId="1DE3FD46"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 else if (aqi &lt;= 300) {</w:t>
      </w:r>
    </w:p>
    <w:p w14:paraId="4E7837A7"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message = "Very Unhealthy. Health alert: everyone may experience more serious health effects.";</w:t>
      </w:r>
    </w:p>
    <w:p w14:paraId="74FBD79C"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category = "very-unhealthy";</w:t>
      </w:r>
    </w:p>
    <w:p w14:paraId="7C8B629F"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 else {</w:t>
      </w:r>
    </w:p>
    <w:p w14:paraId="0A535DC8"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lastRenderedPageBreak/>
        <w:t xml:space="preserve">        message = "Hazardous. Serious health effects. Avoid outdoor activity and stay indoors.";</w:t>
      </w:r>
    </w:p>
    <w:p w14:paraId="3B418A6A"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category = "hazardous";</w:t>
      </w:r>
    </w:p>
    <w:p w14:paraId="4AA996D7"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w:t>
      </w:r>
    </w:p>
    <w:p w14:paraId="670C9B8E"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advisoryElem.textContent = message;</w:t>
      </w:r>
    </w:p>
    <w:p w14:paraId="69B8948A"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advisoryElem.classList.add(category);</w:t>
      </w:r>
    </w:p>
    <w:p w14:paraId="692758EF"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 else {</w:t>
      </w:r>
    </w:p>
    <w:p w14:paraId="258BAAC2"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resultElem.textContent = "Unable to calculate AQI";</w:t>
      </w:r>
    </w:p>
    <w:p w14:paraId="7A229776"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advisoryElem.textContent = "";</w:t>
      </w:r>
    </w:p>
    <w:p w14:paraId="1C19728B"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w:t>
      </w:r>
    </w:p>
    <w:p w14:paraId="174C0EE6"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 xml:space="preserve">  &lt;/script&gt;</w:t>
      </w:r>
    </w:p>
    <w:p w14:paraId="5BE43D35"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&lt;/body&gt;</w:t>
      </w:r>
    </w:p>
    <w:p w14:paraId="73A331F3" w14:textId="77777777" w:rsidR="00BC5817" w:rsidRPr="00044418" w:rsidRDefault="00BC5817" w:rsidP="00BC5817">
      <w:pPr>
        <w:rPr>
          <w:rFonts w:ascii="Lucida Console" w:hAnsi="Lucida Console" w:cs="Courier New"/>
          <w:sz w:val="28"/>
          <w:szCs w:val="28"/>
        </w:rPr>
      </w:pPr>
      <w:r w:rsidRPr="00044418">
        <w:rPr>
          <w:rFonts w:ascii="Lucida Console" w:hAnsi="Lucida Console" w:cs="Courier New"/>
          <w:sz w:val="28"/>
          <w:szCs w:val="28"/>
        </w:rPr>
        <w:t>&lt;/html&gt;</w:t>
      </w:r>
    </w:p>
    <w:p w14:paraId="2E4EFC40" w14:textId="77777777" w:rsidR="002A07D4" w:rsidRPr="002A1BD5" w:rsidRDefault="002A07D4" w:rsidP="002A07D4">
      <w:pPr>
        <w:pStyle w:val="ListParagraph"/>
        <w:numPr>
          <w:ilvl w:val="0"/>
          <w:numId w:val="36"/>
        </w:numPr>
        <w:spacing w:line="278" w:lineRule="auto"/>
        <w:ind w:left="360"/>
        <w:rPr>
          <w:rFonts w:cstheme="minorHAnsi"/>
          <w:b/>
          <w:bCs/>
          <w:sz w:val="36"/>
          <w:szCs w:val="36"/>
          <w:u w:val="single"/>
        </w:rPr>
      </w:pPr>
      <w:r w:rsidRPr="002A1BD5">
        <w:rPr>
          <w:rFonts w:cstheme="minorHAnsi"/>
          <w:b/>
          <w:bCs/>
          <w:sz w:val="36"/>
          <w:szCs w:val="36"/>
          <w:u w:val="single"/>
        </w:rPr>
        <w:t>app.py( flask API code to connect frontend with backend )</w:t>
      </w:r>
    </w:p>
    <w:p w14:paraId="272FF466"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from flask import Flask, request, render_template, jsonify</w:t>
      </w:r>
    </w:p>
    <w:p w14:paraId="75BFBC07"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from flask_cors import CORS</w:t>
      </w:r>
    </w:p>
    <w:p w14:paraId="579D439D"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import numpy as np</w:t>
      </w:r>
    </w:p>
    <w:p w14:paraId="4737CD9A"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import joblib</w:t>
      </w:r>
    </w:p>
    <w:p w14:paraId="42D7788B" w14:textId="77777777" w:rsidR="002A07D4" w:rsidRPr="002A1BD5" w:rsidRDefault="002A07D4" w:rsidP="002A07D4">
      <w:pPr>
        <w:rPr>
          <w:rFonts w:ascii="Lucida Console" w:hAnsi="Lucida Console" w:cs="Courier New"/>
          <w:sz w:val="28"/>
          <w:szCs w:val="28"/>
        </w:rPr>
      </w:pPr>
    </w:p>
    <w:p w14:paraId="5F38400A"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app = Flask(__name__)</w:t>
      </w:r>
    </w:p>
    <w:p w14:paraId="755DF765"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CORS(app)</w:t>
      </w:r>
    </w:p>
    <w:p w14:paraId="30E8C76B" w14:textId="77777777" w:rsidR="002A07D4" w:rsidRPr="002A1BD5" w:rsidRDefault="002A07D4" w:rsidP="002A07D4">
      <w:pPr>
        <w:rPr>
          <w:rFonts w:ascii="Lucida Console" w:hAnsi="Lucida Console" w:cs="Courier New"/>
          <w:sz w:val="28"/>
          <w:szCs w:val="28"/>
        </w:rPr>
      </w:pPr>
    </w:p>
    <w:p w14:paraId="6D3712BC"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Load model and scaler at startup</w:t>
      </w:r>
    </w:p>
    <w:p w14:paraId="74D69F58"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model = joblib.load("models/ran_model.pkl")     # Your trained ML model</w:t>
      </w:r>
    </w:p>
    <w:p w14:paraId="68ABE648"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scaler = joblib.load("models/ran_scaler.pkl")   # Your fitted scaler</w:t>
      </w:r>
    </w:p>
    <w:p w14:paraId="25AE46FA" w14:textId="77777777" w:rsidR="002A07D4" w:rsidRPr="002A1BD5" w:rsidRDefault="002A07D4" w:rsidP="002A07D4">
      <w:pPr>
        <w:rPr>
          <w:rFonts w:ascii="Lucida Console" w:hAnsi="Lucida Console" w:cs="Courier New"/>
          <w:sz w:val="28"/>
          <w:szCs w:val="28"/>
        </w:rPr>
      </w:pPr>
    </w:p>
    <w:p w14:paraId="29E5B119"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@app.route('/')</w:t>
      </w:r>
    </w:p>
    <w:p w14:paraId="6BC7E279"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lastRenderedPageBreak/>
        <w:t>def home():</w:t>
      </w:r>
    </w:p>
    <w:p w14:paraId="6E48265A"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return render_template("index.html")</w:t>
      </w:r>
    </w:p>
    <w:p w14:paraId="60F44833" w14:textId="77777777" w:rsidR="002A07D4" w:rsidRPr="002A1BD5" w:rsidRDefault="002A07D4" w:rsidP="002A07D4">
      <w:pPr>
        <w:rPr>
          <w:rFonts w:ascii="Lucida Console" w:hAnsi="Lucida Console" w:cs="Courier New"/>
          <w:sz w:val="28"/>
          <w:szCs w:val="28"/>
        </w:rPr>
      </w:pPr>
    </w:p>
    <w:p w14:paraId="1682AFF6"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@app.route('/result')</w:t>
      </w:r>
    </w:p>
    <w:p w14:paraId="2EA52545"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def result():</w:t>
      </w:r>
    </w:p>
    <w:p w14:paraId="109384B0"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return render_template("result.html")</w:t>
      </w:r>
    </w:p>
    <w:p w14:paraId="06560565" w14:textId="77777777" w:rsidR="002A07D4" w:rsidRPr="002A1BD5" w:rsidRDefault="002A07D4" w:rsidP="002A07D4">
      <w:pPr>
        <w:rPr>
          <w:rFonts w:ascii="Lucida Console" w:hAnsi="Lucida Console" w:cs="Courier New"/>
          <w:sz w:val="28"/>
          <w:szCs w:val="28"/>
        </w:rPr>
      </w:pPr>
    </w:p>
    <w:p w14:paraId="2D19A2AC"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def get_health_advisory(aqi):</w:t>
      </w:r>
    </w:p>
    <w:p w14:paraId="4B82760D"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"""Return AQI category and health advisory based on AQI value."""</w:t>
      </w:r>
    </w:p>
    <w:p w14:paraId="66F7BB32"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if aqi &lt;= 50:</w:t>
      </w:r>
    </w:p>
    <w:p w14:paraId="48D54B46"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return ("Good", "Air quality is satisfactory. It's a great day to be outside!")</w:t>
      </w:r>
    </w:p>
    <w:p w14:paraId="39B59BAA"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elif aqi &lt;= 100:</w:t>
      </w:r>
    </w:p>
    <w:p w14:paraId="07219D6E"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return ("Moderate", "Air quality is acceptable. Some pollutants may be a concern for sensitive individuals.")</w:t>
      </w:r>
    </w:p>
    <w:p w14:paraId="2FA1422E"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elif aqi &lt;= 150:</w:t>
      </w:r>
    </w:p>
    <w:p w14:paraId="5874A18C"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return ("Unhealthy for Sensitive Groups", "Children, elderly, and people with respiratory problems should limit outdoor activity.")</w:t>
      </w:r>
    </w:p>
    <w:p w14:paraId="0D66529A"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elif aqi &lt;= 200:</w:t>
      </w:r>
    </w:p>
    <w:p w14:paraId="297B9026"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return ("Unhealthy", "Everyone may begin to experience health effects. Sensitive groups should avoid prolonged outdoor exertion.")</w:t>
      </w:r>
    </w:p>
    <w:p w14:paraId="0455D01C"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elif aqi &lt;= 300:</w:t>
      </w:r>
    </w:p>
    <w:p w14:paraId="6B1D6E87"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return ("Very Unhealthy", "Health alert: everyone may experience more serious health effects. Avoid outdoor activity.")</w:t>
      </w:r>
    </w:p>
    <w:p w14:paraId="63261F43"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else:</w:t>
      </w:r>
    </w:p>
    <w:p w14:paraId="488A2EAC"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return ("Hazardous", "Serious health effects. Stay indoors and avoid all physical activity outside.")</w:t>
      </w:r>
    </w:p>
    <w:p w14:paraId="782D5472" w14:textId="77777777" w:rsidR="002A07D4" w:rsidRPr="002A1BD5" w:rsidRDefault="002A07D4" w:rsidP="002A07D4">
      <w:pPr>
        <w:rPr>
          <w:rFonts w:ascii="Lucida Console" w:hAnsi="Lucida Console" w:cs="Courier New"/>
          <w:sz w:val="28"/>
          <w:szCs w:val="28"/>
        </w:rPr>
      </w:pPr>
    </w:p>
    <w:p w14:paraId="3845FE06"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lastRenderedPageBreak/>
        <w:t>@app.route('/predict', methods=['GET'])</w:t>
      </w:r>
    </w:p>
    <w:p w14:paraId="702F008C"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def predict():</w:t>
      </w:r>
    </w:p>
    <w:p w14:paraId="5634E8EE"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try:</w:t>
      </w:r>
    </w:p>
    <w:p w14:paraId="46D8C5DB"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 Extract query parameters</w:t>
      </w:r>
    </w:p>
    <w:p w14:paraId="052B42C5"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features = [</w:t>
      </w:r>
    </w:p>
    <w:p w14:paraId="67AD3BBB"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float(request.args.get("PM25", 0)),</w:t>
      </w:r>
    </w:p>
    <w:p w14:paraId="7BD96FAA"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float(request.args.get("PM10", 0)),</w:t>
      </w:r>
    </w:p>
    <w:p w14:paraId="5F9DBAD3"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float(request.args.get("NO2", 0)),</w:t>
      </w:r>
    </w:p>
    <w:p w14:paraId="41152A69"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float(request.args.get("SO2", 0)),</w:t>
      </w:r>
    </w:p>
    <w:p w14:paraId="6408DE5A"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float(request.args.get("CO", 0)),</w:t>
      </w:r>
    </w:p>
    <w:p w14:paraId="4347053A"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float(request.args.get("O3", 0))</w:t>
      </w:r>
    </w:p>
    <w:p w14:paraId="16A05671"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w:t>
      </w:r>
    </w:p>
    <w:p w14:paraId="2020F4C2" w14:textId="77777777" w:rsidR="002A07D4" w:rsidRPr="002A1BD5" w:rsidRDefault="002A07D4" w:rsidP="002A07D4">
      <w:pPr>
        <w:rPr>
          <w:rFonts w:ascii="Lucida Console" w:hAnsi="Lucida Console" w:cs="Courier New"/>
          <w:sz w:val="28"/>
          <w:szCs w:val="28"/>
        </w:rPr>
      </w:pPr>
    </w:p>
    <w:p w14:paraId="2B5A89CC"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 Scale and predict</w:t>
      </w:r>
    </w:p>
    <w:p w14:paraId="4B653059"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input_array = np.array(features).reshape(1, -1)</w:t>
      </w:r>
    </w:p>
    <w:p w14:paraId="03FCACFD"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scaled_input = scaler.transform(input_array)</w:t>
      </w:r>
    </w:p>
    <w:p w14:paraId="0F85138B"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prediction = model.predict(scaled_input)</w:t>
      </w:r>
    </w:p>
    <w:p w14:paraId="7F4B86B8"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aqi = round(prediction[0])</w:t>
      </w:r>
    </w:p>
    <w:p w14:paraId="0F7C4F23" w14:textId="77777777" w:rsidR="002A07D4" w:rsidRPr="002A1BD5" w:rsidRDefault="002A07D4" w:rsidP="002A07D4">
      <w:pPr>
        <w:rPr>
          <w:rFonts w:ascii="Lucida Console" w:hAnsi="Lucida Console" w:cs="Courier New"/>
          <w:sz w:val="28"/>
          <w:szCs w:val="28"/>
        </w:rPr>
      </w:pPr>
    </w:p>
    <w:p w14:paraId="2EF4A2CB"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 Get health advisory</w:t>
      </w:r>
    </w:p>
    <w:p w14:paraId="7A161E9C"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category, advisory = get_health_advisory(aqi)</w:t>
      </w:r>
    </w:p>
    <w:p w14:paraId="3DA130D9" w14:textId="77777777" w:rsidR="002A07D4" w:rsidRPr="002A1BD5" w:rsidRDefault="002A07D4" w:rsidP="002A07D4">
      <w:pPr>
        <w:rPr>
          <w:rFonts w:ascii="Lucida Console" w:hAnsi="Lucida Console" w:cs="Courier New"/>
          <w:sz w:val="28"/>
          <w:szCs w:val="28"/>
        </w:rPr>
      </w:pPr>
    </w:p>
    <w:p w14:paraId="6BDBB724"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return jsonify({</w:t>
      </w:r>
    </w:p>
    <w:p w14:paraId="670DD6C3"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"aqi": aqi,</w:t>
      </w:r>
    </w:p>
    <w:p w14:paraId="18F4EC41"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"category": category,</w:t>
      </w:r>
    </w:p>
    <w:p w14:paraId="0718454B"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"advisory": advisory</w:t>
      </w:r>
    </w:p>
    <w:p w14:paraId="49271341"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w:t>
      </w:r>
    </w:p>
    <w:p w14:paraId="7B1A899D" w14:textId="77777777" w:rsidR="002A07D4" w:rsidRPr="002A1BD5" w:rsidRDefault="002A07D4" w:rsidP="002A07D4">
      <w:pPr>
        <w:rPr>
          <w:rFonts w:ascii="Lucida Console" w:hAnsi="Lucida Console" w:cs="Courier New"/>
          <w:sz w:val="28"/>
          <w:szCs w:val="28"/>
        </w:rPr>
      </w:pPr>
    </w:p>
    <w:p w14:paraId="441E468B"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except Exception as e:</w:t>
      </w:r>
    </w:p>
    <w:p w14:paraId="58851BBC"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lastRenderedPageBreak/>
        <w:t xml:space="preserve">        return jsonify({"error": str(e)}), 400</w:t>
      </w:r>
    </w:p>
    <w:p w14:paraId="0585E1F4" w14:textId="77777777" w:rsidR="002A07D4" w:rsidRPr="002A1BD5" w:rsidRDefault="002A07D4" w:rsidP="002A07D4">
      <w:pPr>
        <w:rPr>
          <w:rFonts w:ascii="Lucida Console" w:hAnsi="Lucida Console" w:cs="Courier New"/>
          <w:sz w:val="28"/>
          <w:szCs w:val="28"/>
        </w:rPr>
      </w:pPr>
    </w:p>
    <w:p w14:paraId="7C39FB45"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if __name__ == "__main__":</w:t>
      </w:r>
    </w:p>
    <w:p w14:paraId="576977A8" w14:textId="77777777" w:rsidR="002A07D4" w:rsidRPr="002A1BD5" w:rsidRDefault="002A07D4" w:rsidP="002A07D4">
      <w:pPr>
        <w:rPr>
          <w:rFonts w:ascii="Lucida Console" w:hAnsi="Lucida Console" w:cs="Courier New"/>
          <w:sz w:val="28"/>
          <w:szCs w:val="28"/>
        </w:rPr>
      </w:pPr>
      <w:r w:rsidRPr="002A1BD5">
        <w:rPr>
          <w:rFonts w:ascii="Lucida Console" w:hAnsi="Lucida Console" w:cs="Courier New"/>
          <w:sz w:val="28"/>
          <w:szCs w:val="28"/>
        </w:rPr>
        <w:t xml:space="preserve">    app.run(debug=True)</w:t>
      </w:r>
    </w:p>
    <w:p w14:paraId="04204FF6" w14:textId="77777777" w:rsidR="002A07D4" w:rsidRPr="002A1BD5" w:rsidRDefault="002A07D4" w:rsidP="002A07D4">
      <w:pPr>
        <w:rPr>
          <w:rFonts w:ascii="Lucida Console" w:hAnsi="Lucida Console" w:cs="Courier New"/>
          <w:sz w:val="28"/>
          <w:szCs w:val="28"/>
        </w:rPr>
      </w:pPr>
    </w:p>
    <w:p w14:paraId="66A8415E" w14:textId="77777777" w:rsidR="002A07D4" w:rsidRDefault="002A07D4" w:rsidP="002A07D4">
      <w:pPr>
        <w:rPr>
          <w:rFonts w:ascii="Lucida Console" w:hAnsi="Lucida Console" w:cs="Courier New"/>
        </w:rPr>
      </w:pPr>
    </w:p>
    <w:p w14:paraId="1906DA4F" w14:textId="77777777" w:rsidR="00707578" w:rsidRPr="00786357" w:rsidRDefault="00707578" w:rsidP="00707578">
      <w:pPr>
        <w:pStyle w:val="ListParagraph"/>
        <w:numPr>
          <w:ilvl w:val="0"/>
          <w:numId w:val="36"/>
        </w:numPr>
        <w:spacing w:line="278" w:lineRule="auto"/>
        <w:ind w:left="360"/>
        <w:rPr>
          <w:rFonts w:cstheme="minorHAnsi"/>
          <w:b/>
          <w:bCs/>
          <w:sz w:val="36"/>
          <w:szCs w:val="36"/>
          <w:u w:val="single"/>
        </w:rPr>
      </w:pPr>
      <w:r w:rsidRPr="00786357">
        <w:rPr>
          <w:rFonts w:cstheme="minorHAnsi"/>
          <w:b/>
          <w:bCs/>
          <w:sz w:val="36"/>
          <w:szCs w:val="36"/>
          <w:u w:val="single"/>
        </w:rPr>
        <w:t>db_conn.py (loading dataset into mongoDB)</w:t>
      </w:r>
    </w:p>
    <w:p w14:paraId="36F1C039"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import pandas as pd</w:t>
      </w:r>
    </w:p>
    <w:p w14:paraId="73681508"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from pymongo import MongoClient</w:t>
      </w:r>
    </w:p>
    <w:p w14:paraId="7AFBDB4C"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import json</w:t>
      </w:r>
    </w:p>
    <w:p w14:paraId="2B18FB81" w14:textId="77777777" w:rsidR="00707578" w:rsidRPr="00786357" w:rsidRDefault="00707578" w:rsidP="00707578">
      <w:pPr>
        <w:rPr>
          <w:rFonts w:ascii="Lucida Console" w:hAnsi="Lucida Console" w:cs="Courier New"/>
          <w:sz w:val="28"/>
          <w:szCs w:val="28"/>
        </w:rPr>
      </w:pPr>
    </w:p>
    <w:p w14:paraId="7875584E"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 Load the file</w:t>
      </w:r>
    </w:p>
    <w:p w14:paraId="48C99D60"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pd.read_csv("PRSA_Data_Aotizhongxin_20130301-20170228")</w:t>
      </w:r>
    </w:p>
    <w:p w14:paraId="79A73B39"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pd.read_csv("PRSA_Data_Changping_20130301-20170228")</w:t>
      </w:r>
    </w:p>
    <w:p w14:paraId="1F97E143"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pd.read_csv("PRSA_Data_Dingling_20130301-20170228")</w:t>
      </w:r>
    </w:p>
    <w:p w14:paraId="20A97C04"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pd.read_csv("PRSA_Data_Dongsi_20130301-20170228")</w:t>
      </w:r>
    </w:p>
    <w:p w14:paraId="21077388"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pd.read_csv("PRSA_Data_Guanyuan_20130301-20170228")</w:t>
      </w:r>
    </w:p>
    <w:p w14:paraId="35E7E639"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pd.read_csv("PRSA_Data_Gucheng_20130301-20170228")</w:t>
      </w:r>
    </w:p>
    <w:p w14:paraId="1C77ECEE"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pd.read_csv("PRSA_Data_Huairou_20130301-20170228")</w:t>
      </w:r>
    </w:p>
    <w:p w14:paraId="3FC9203B"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pd.read_csv("PRSA_Data_Nongzhanguan_20130301-20170228")</w:t>
      </w:r>
    </w:p>
    <w:p w14:paraId="21E65300"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pd.read_csv("PRSA_Data_Shunyi_20130301-20170228")</w:t>
      </w:r>
    </w:p>
    <w:p w14:paraId="1C0AD921"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pd.read_csv("PRSA_Data_Tiantan_20130301-20170228")</w:t>
      </w:r>
    </w:p>
    <w:p w14:paraId="67388E51"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pd.read_csv("PRSA_Data_Wanliu_20130301-20170228")</w:t>
      </w:r>
    </w:p>
    <w:p w14:paraId="7FB8B6A1"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lastRenderedPageBreak/>
        <w:t>df = pd.read_csv("PRSA_Data_Wanshouxigong_20130301-20170228")</w:t>
      </w:r>
    </w:p>
    <w:p w14:paraId="6C432C55"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df.dropna(inplace=True)</w:t>
      </w:r>
    </w:p>
    <w:p w14:paraId="68089DCE" w14:textId="77777777" w:rsidR="00707578" w:rsidRPr="00786357" w:rsidRDefault="00707578" w:rsidP="00707578">
      <w:pPr>
        <w:rPr>
          <w:rFonts w:ascii="Lucida Console" w:hAnsi="Lucida Console" w:cs="Courier New"/>
          <w:sz w:val="28"/>
          <w:szCs w:val="28"/>
        </w:rPr>
      </w:pPr>
    </w:p>
    <w:p w14:paraId="2D9ADB74"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 Create 'time' column</w:t>
      </w:r>
    </w:p>
    <w:p w14:paraId="28E1AF08"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df['time'] = pd.to_datetime(df[['year', 'month', 'day', 'hour']])</w:t>
      </w:r>
    </w:p>
    <w:p w14:paraId="7504A117" w14:textId="77777777" w:rsidR="00707578" w:rsidRPr="00786357" w:rsidRDefault="00707578" w:rsidP="00707578">
      <w:pPr>
        <w:rPr>
          <w:rFonts w:ascii="Lucida Console" w:hAnsi="Lucida Console" w:cs="Courier New"/>
          <w:sz w:val="28"/>
          <w:szCs w:val="28"/>
        </w:rPr>
      </w:pPr>
    </w:p>
    <w:p w14:paraId="4DA4F1BB"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 Drop split time columns, but keep station name</w:t>
      </w:r>
    </w:p>
    <w:p w14:paraId="4BDA6EDF"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df = df.drop(columns=['No', 'year', 'month', 'day', 'hour'])</w:t>
      </w:r>
    </w:p>
    <w:p w14:paraId="15DC35FC" w14:textId="77777777" w:rsidR="00707578" w:rsidRPr="00786357" w:rsidRDefault="00707578" w:rsidP="00707578">
      <w:pPr>
        <w:rPr>
          <w:rFonts w:ascii="Lucida Console" w:hAnsi="Lucida Console" w:cs="Courier New"/>
          <w:sz w:val="28"/>
          <w:szCs w:val="28"/>
        </w:rPr>
      </w:pPr>
    </w:p>
    <w:p w14:paraId="3C0FB746"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 Connect to MongoDB</w:t>
      </w:r>
    </w:p>
    <w:p w14:paraId="41F6D125"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client = MongoClient("mongodb://localhost:27017/")</w:t>
      </w:r>
    </w:p>
    <w:p w14:paraId="34C254AE"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db = client["AQI"]</w:t>
      </w:r>
    </w:p>
    <w:p w14:paraId="1E3761B1"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collection = db["china_data"]</w:t>
      </w:r>
    </w:p>
    <w:p w14:paraId="4DAB8BE8"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#collection.delete_many({})  # Clear previous runs</w:t>
      </w:r>
    </w:p>
    <w:p w14:paraId="49231D7F" w14:textId="77777777" w:rsidR="00707578" w:rsidRPr="00786357" w:rsidRDefault="00707578" w:rsidP="00707578">
      <w:pPr>
        <w:rPr>
          <w:rFonts w:ascii="Lucida Console" w:hAnsi="Lucida Console" w:cs="Courier New"/>
          <w:sz w:val="28"/>
          <w:szCs w:val="28"/>
        </w:rPr>
      </w:pPr>
    </w:p>
    <w:p w14:paraId="632F5F49"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 Insert into MongoDB</w:t>
      </w:r>
    </w:p>
    <w:p w14:paraId="2B675EAB"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#data_json = json.loads(df.to_json(orient='records'))</w:t>
      </w:r>
    </w:p>
    <w:p w14:paraId="37A79638" w14:textId="77777777" w:rsidR="00707578" w:rsidRPr="00786357" w:rsidRDefault="00707578" w:rsidP="00707578">
      <w:pPr>
        <w:rPr>
          <w:rFonts w:ascii="Lucida Console" w:hAnsi="Lucida Console" w:cs="Courier New"/>
          <w:sz w:val="28"/>
          <w:szCs w:val="28"/>
        </w:rPr>
      </w:pPr>
      <w:r w:rsidRPr="00786357">
        <w:rPr>
          <w:rFonts w:ascii="Lucida Console" w:hAnsi="Lucida Console" w:cs="Courier New"/>
          <w:sz w:val="28"/>
          <w:szCs w:val="28"/>
        </w:rPr>
        <w:t>#collection.insert_many(data_json)</w:t>
      </w:r>
    </w:p>
    <w:p w14:paraId="333AC2DA" w14:textId="77777777" w:rsidR="00707578" w:rsidRPr="00786357" w:rsidRDefault="00707578" w:rsidP="00707578">
      <w:pPr>
        <w:rPr>
          <w:rFonts w:ascii="Lucida Console" w:hAnsi="Lucida Console" w:cs="Courier New"/>
          <w:sz w:val="28"/>
          <w:szCs w:val="28"/>
        </w:rPr>
      </w:pPr>
    </w:p>
    <w:p w14:paraId="7051FD3C" w14:textId="77777777" w:rsidR="00707578" w:rsidRPr="005D34C2" w:rsidRDefault="00707578" w:rsidP="00707578">
      <w:pPr>
        <w:rPr>
          <w:rFonts w:ascii="Lucida Console" w:hAnsi="Lucida Console" w:cs="Courier New"/>
        </w:rPr>
      </w:pPr>
      <w:r w:rsidRPr="00786357">
        <w:rPr>
          <w:rFonts w:ascii="Lucida Console" w:hAnsi="Lucida Console" w:cs="Courier New"/>
          <w:sz w:val="28"/>
          <w:szCs w:val="28"/>
        </w:rPr>
        <w:t>#print(f"Inserted {len(data_json)} records into MongoDB.")</w:t>
      </w:r>
    </w:p>
    <w:p w14:paraId="2B7E0832" w14:textId="76CBFB03" w:rsidR="006C23BD" w:rsidRPr="005D34C2" w:rsidRDefault="006C23BD" w:rsidP="006C23BD">
      <w:pPr>
        <w:rPr>
          <w:rFonts w:ascii="Lucida Console" w:hAnsi="Lucida Console" w:cs="Courier New"/>
        </w:rPr>
      </w:pPr>
    </w:p>
    <w:p w14:paraId="3134337D" w14:textId="77777777" w:rsidR="00B808F8" w:rsidRDefault="00B808F8" w:rsidP="00B808F8"/>
    <w:p w14:paraId="4C473C64" w14:textId="5FA8C219" w:rsidR="00B952C7" w:rsidRDefault="009C0481" w:rsidP="00707578">
      <w:r>
        <w:br w:type="page"/>
      </w:r>
    </w:p>
    <w:p w14:paraId="4051C8C8" w14:textId="21C09CA0" w:rsidR="000F38CB" w:rsidRPr="00B43D30" w:rsidRDefault="000F38CB" w:rsidP="00A7221A">
      <w:pPr>
        <w:pStyle w:val="Title"/>
        <w:jc w:val="center"/>
        <w:rPr>
          <w:rFonts w:asciiTheme="minorHAnsi" w:hAnsiTheme="minorHAnsi" w:cstheme="minorHAnsi"/>
          <w:b/>
          <w:bCs/>
          <w:u w:val="single"/>
        </w:rPr>
      </w:pPr>
      <w:r w:rsidRPr="00B43D30">
        <w:rPr>
          <w:rFonts w:asciiTheme="minorHAnsi" w:hAnsiTheme="minorHAnsi" w:cstheme="minorHAnsi"/>
          <w:b/>
          <w:bCs/>
          <w:u w:val="single"/>
        </w:rPr>
        <w:lastRenderedPageBreak/>
        <w:t>T</w:t>
      </w:r>
      <w:r w:rsidR="00050559" w:rsidRPr="00B43D30">
        <w:rPr>
          <w:rFonts w:asciiTheme="minorHAnsi" w:hAnsiTheme="minorHAnsi" w:cstheme="minorHAnsi"/>
          <w:b/>
          <w:bCs/>
          <w:u w:val="single"/>
        </w:rPr>
        <w:t>ESTING</w:t>
      </w:r>
    </w:p>
    <w:p w14:paraId="07C27437" w14:textId="77777777" w:rsidR="00A7221A" w:rsidRDefault="00A7221A">
      <w:pPr>
        <w:rPr>
          <w:b/>
          <w:bCs/>
          <w:sz w:val="32"/>
          <w:szCs w:val="32"/>
        </w:rPr>
      </w:pPr>
    </w:p>
    <w:p w14:paraId="1C90776D" w14:textId="03DE71DA" w:rsidR="000F38CB" w:rsidRPr="00A7221A" w:rsidRDefault="000F38CB">
      <w:pPr>
        <w:rPr>
          <w:b/>
          <w:bCs/>
          <w:sz w:val="32"/>
          <w:szCs w:val="32"/>
        </w:rPr>
      </w:pPr>
      <w:r w:rsidRPr="00A7221A">
        <w:rPr>
          <w:b/>
          <w:bCs/>
          <w:sz w:val="32"/>
          <w:szCs w:val="32"/>
        </w:rPr>
        <w:t xml:space="preserve">Project Title: Air Quality Index </w:t>
      </w:r>
    </w:p>
    <w:p w14:paraId="6D42511C" w14:textId="77777777" w:rsidR="000F38CB" w:rsidRPr="00A7221A" w:rsidRDefault="000F38CB">
      <w:pPr>
        <w:rPr>
          <w:b/>
          <w:bCs/>
          <w:sz w:val="32"/>
          <w:szCs w:val="32"/>
        </w:rPr>
      </w:pPr>
      <w:r w:rsidRPr="00A7221A">
        <w:rPr>
          <w:b/>
          <w:bCs/>
          <w:sz w:val="32"/>
          <w:szCs w:val="32"/>
        </w:rPr>
        <w:t xml:space="preserve">Tester Name: Biswarupa Rath </w:t>
      </w:r>
    </w:p>
    <w:p w14:paraId="242E8813" w14:textId="77777777" w:rsidR="000F38CB" w:rsidRPr="00A7221A" w:rsidRDefault="000F38CB">
      <w:pPr>
        <w:rPr>
          <w:b/>
          <w:bCs/>
          <w:sz w:val="32"/>
          <w:szCs w:val="32"/>
        </w:rPr>
      </w:pPr>
      <w:r w:rsidRPr="00A7221A">
        <w:rPr>
          <w:b/>
          <w:bCs/>
          <w:sz w:val="32"/>
          <w:szCs w:val="32"/>
        </w:rPr>
        <w:t>Test Date: April 26, 2025</w:t>
      </w:r>
    </w:p>
    <w:p w14:paraId="2826FFC5" w14:textId="77777777" w:rsidR="000F38CB" w:rsidRPr="00A7221A" w:rsidRDefault="000F38CB">
      <w:pPr>
        <w:rPr>
          <w:b/>
          <w:bCs/>
          <w:sz w:val="32"/>
          <w:szCs w:val="32"/>
        </w:rPr>
      </w:pPr>
      <w:r w:rsidRPr="00A7221A">
        <w:rPr>
          <w:b/>
          <w:bCs/>
          <w:sz w:val="32"/>
          <w:szCs w:val="32"/>
        </w:rPr>
        <w:t>Test Environment:</w:t>
      </w:r>
    </w:p>
    <w:p w14:paraId="7B2EEB40" w14:textId="77777777" w:rsidR="000F38CB" w:rsidRPr="00A7221A" w:rsidRDefault="000F38CB">
      <w:pPr>
        <w:rPr>
          <w:b/>
          <w:bCs/>
          <w:sz w:val="32"/>
          <w:szCs w:val="32"/>
        </w:rPr>
      </w:pPr>
      <w:r w:rsidRPr="00A7221A">
        <w:rPr>
          <w:b/>
          <w:bCs/>
          <w:sz w:val="32"/>
          <w:szCs w:val="32"/>
        </w:rPr>
        <w:t>- Localhost (127.0.0.1:5000)</w:t>
      </w:r>
      <w:r w:rsidRPr="00A7221A">
        <w:rPr>
          <w:b/>
          <w:bCs/>
          <w:sz w:val="32"/>
          <w:szCs w:val="32"/>
        </w:rPr>
        <w:br/>
        <w:t>- Browser: Google Chrome (Latest)</w:t>
      </w:r>
      <w:r w:rsidRPr="00A7221A">
        <w:rPr>
          <w:b/>
          <w:bCs/>
          <w:sz w:val="32"/>
          <w:szCs w:val="32"/>
        </w:rPr>
        <w:br/>
        <w:t>- OS: Windows 11</w:t>
      </w:r>
    </w:p>
    <w:p w14:paraId="5203E96A" w14:textId="77777777" w:rsidR="000F38CB" w:rsidRPr="00027C31" w:rsidRDefault="000F38CB">
      <w:pPr>
        <w:pStyle w:val="Heading1"/>
        <w:rPr>
          <w:b/>
          <w:bCs/>
          <w:sz w:val="32"/>
          <w:szCs w:val="32"/>
        </w:rPr>
      </w:pPr>
      <w:r w:rsidRPr="00027C31">
        <w:rPr>
          <w:b/>
          <w:bCs/>
          <w:color w:val="000000" w:themeColor="text1"/>
          <w:sz w:val="36"/>
          <w:szCs w:val="36"/>
        </w:rPr>
        <w:t>1. Unit Testing Summary</w:t>
      </w:r>
    </w:p>
    <w:tbl>
      <w:tblPr>
        <w:tblW w:w="0" w:type="auto"/>
        <w:tblLook w:val="04A0" w:firstRow="1" w:lastRow="0" w:firstColumn="1" w:lastColumn="0" w:noHBand="0" w:noVBand="1"/>
      </w:tblPr>
      <w:tblGrid>
        <w:gridCol w:w="1100"/>
        <w:gridCol w:w="2845"/>
        <w:gridCol w:w="2254"/>
        <w:gridCol w:w="1593"/>
        <w:gridCol w:w="1234"/>
      </w:tblGrid>
      <w:tr w:rsidR="000F38CB" w14:paraId="0104019C" w14:textId="77777777">
        <w:tc>
          <w:tcPr>
            <w:tcW w:w="1728" w:type="dxa"/>
          </w:tcPr>
          <w:p w14:paraId="7B1E6863" w14:textId="77777777" w:rsidR="000F38CB" w:rsidRPr="00DC34E4" w:rsidRDefault="000F38CB">
            <w:pPr>
              <w:rPr>
                <w:sz w:val="32"/>
                <w:szCs w:val="32"/>
              </w:rPr>
            </w:pPr>
            <w:r w:rsidRPr="00DC34E4">
              <w:rPr>
                <w:sz w:val="32"/>
                <w:szCs w:val="32"/>
              </w:rPr>
              <w:t>Test Case ID</w:t>
            </w:r>
          </w:p>
        </w:tc>
        <w:tc>
          <w:tcPr>
            <w:tcW w:w="1728" w:type="dxa"/>
          </w:tcPr>
          <w:p w14:paraId="589798D9" w14:textId="77777777" w:rsidR="000F38CB" w:rsidRPr="00DC34E4" w:rsidRDefault="000F38CB">
            <w:pPr>
              <w:rPr>
                <w:sz w:val="32"/>
                <w:szCs w:val="32"/>
              </w:rPr>
            </w:pPr>
            <w:r w:rsidRPr="00DC34E4">
              <w:rPr>
                <w:sz w:val="32"/>
                <w:szCs w:val="32"/>
              </w:rPr>
              <w:t>Test Description</w:t>
            </w:r>
          </w:p>
        </w:tc>
        <w:tc>
          <w:tcPr>
            <w:tcW w:w="1728" w:type="dxa"/>
          </w:tcPr>
          <w:p w14:paraId="4ACF927A" w14:textId="77777777" w:rsidR="000F38CB" w:rsidRPr="00DC34E4" w:rsidRDefault="000F38CB">
            <w:pPr>
              <w:rPr>
                <w:sz w:val="32"/>
                <w:szCs w:val="32"/>
              </w:rPr>
            </w:pPr>
            <w:r w:rsidRPr="00DC34E4">
              <w:rPr>
                <w:sz w:val="32"/>
                <w:szCs w:val="32"/>
              </w:rPr>
              <w:t>Expected Result</w:t>
            </w:r>
          </w:p>
        </w:tc>
        <w:tc>
          <w:tcPr>
            <w:tcW w:w="1728" w:type="dxa"/>
          </w:tcPr>
          <w:p w14:paraId="18331D67" w14:textId="77777777" w:rsidR="000F38CB" w:rsidRPr="00DC34E4" w:rsidRDefault="000F38CB">
            <w:pPr>
              <w:rPr>
                <w:sz w:val="32"/>
                <w:szCs w:val="32"/>
              </w:rPr>
            </w:pPr>
            <w:r w:rsidRPr="00DC34E4">
              <w:rPr>
                <w:sz w:val="32"/>
                <w:szCs w:val="32"/>
              </w:rPr>
              <w:t>Actual Result</w:t>
            </w:r>
          </w:p>
        </w:tc>
        <w:tc>
          <w:tcPr>
            <w:tcW w:w="1728" w:type="dxa"/>
          </w:tcPr>
          <w:p w14:paraId="7BFBAC0A" w14:textId="77777777" w:rsidR="000F38CB" w:rsidRPr="00DC34E4" w:rsidRDefault="000F38CB">
            <w:pPr>
              <w:rPr>
                <w:sz w:val="32"/>
                <w:szCs w:val="32"/>
              </w:rPr>
            </w:pPr>
            <w:r w:rsidRPr="00DC34E4">
              <w:rPr>
                <w:sz w:val="32"/>
                <w:szCs w:val="32"/>
              </w:rPr>
              <w:t>Status</w:t>
            </w:r>
          </w:p>
        </w:tc>
      </w:tr>
      <w:tr w:rsidR="000F38CB" w14:paraId="56A5981B" w14:textId="77777777">
        <w:tc>
          <w:tcPr>
            <w:tcW w:w="1728" w:type="dxa"/>
          </w:tcPr>
          <w:p w14:paraId="11BE6876" w14:textId="77777777" w:rsidR="000F38CB" w:rsidRPr="00DC34E4" w:rsidRDefault="000F38CB">
            <w:pPr>
              <w:rPr>
                <w:sz w:val="32"/>
                <w:szCs w:val="32"/>
              </w:rPr>
            </w:pPr>
            <w:r w:rsidRPr="00DC34E4">
              <w:rPr>
                <w:sz w:val="32"/>
                <w:szCs w:val="32"/>
              </w:rPr>
              <w:t>UT-001</w:t>
            </w:r>
          </w:p>
        </w:tc>
        <w:tc>
          <w:tcPr>
            <w:tcW w:w="1728" w:type="dxa"/>
          </w:tcPr>
          <w:p w14:paraId="50BA1F7B" w14:textId="77777777" w:rsidR="000F38CB" w:rsidRPr="00DC34E4" w:rsidRDefault="000F38CB">
            <w:pPr>
              <w:rPr>
                <w:sz w:val="32"/>
                <w:szCs w:val="32"/>
              </w:rPr>
            </w:pPr>
            <w:r w:rsidRPr="00DC34E4">
              <w:rPr>
                <w:sz w:val="32"/>
                <w:szCs w:val="32"/>
              </w:rPr>
              <w:t>Test calculate_aqi(pm25, pm10, no2, so2, co, o3)` function with valid inputs</w:t>
            </w:r>
          </w:p>
        </w:tc>
        <w:tc>
          <w:tcPr>
            <w:tcW w:w="1728" w:type="dxa"/>
          </w:tcPr>
          <w:p w14:paraId="0F5681E6" w14:textId="77777777" w:rsidR="000F38CB" w:rsidRPr="00DC34E4" w:rsidRDefault="000F38CB">
            <w:pPr>
              <w:rPr>
                <w:sz w:val="32"/>
                <w:szCs w:val="32"/>
              </w:rPr>
            </w:pPr>
            <w:r w:rsidRPr="00DC34E4">
              <w:rPr>
                <w:sz w:val="32"/>
                <w:szCs w:val="32"/>
              </w:rPr>
              <w:t>Correct AQI calculated and returned</w:t>
            </w:r>
          </w:p>
        </w:tc>
        <w:tc>
          <w:tcPr>
            <w:tcW w:w="1728" w:type="dxa"/>
          </w:tcPr>
          <w:p w14:paraId="04C20603" w14:textId="77777777" w:rsidR="000F38CB" w:rsidRPr="00DC34E4" w:rsidRDefault="000F38CB">
            <w:pPr>
              <w:rPr>
                <w:sz w:val="32"/>
                <w:szCs w:val="32"/>
              </w:rPr>
            </w:pPr>
            <w:r w:rsidRPr="00DC34E4">
              <w:rPr>
                <w:sz w:val="32"/>
                <w:szCs w:val="32"/>
              </w:rPr>
              <w:t>AQI correctly calculated</w:t>
            </w:r>
          </w:p>
        </w:tc>
        <w:tc>
          <w:tcPr>
            <w:tcW w:w="1728" w:type="dxa"/>
          </w:tcPr>
          <w:p w14:paraId="226D5012" w14:textId="77777777" w:rsidR="000F38CB" w:rsidRPr="00DC34E4" w:rsidRDefault="000F38CB">
            <w:pPr>
              <w:rPr>
                <w:sz w:val="32"/>
                <w:szCs w:val="32"/>
              </w:rPr>
            </w:pPr>
            <w:r w:rsidRPr="00DC34E4">
              <w:rPr>
                <w:sz w:val="32"/>
                <w:szCs w:val="32"/>
              </w:rPr>
              <w:t>Pass</w:t>
            </w:r>
          </w:p>
        </w:tc>
      </w:tr>
      <w:tr w:rsidR="000F38CB" w14:paraId="53D454EA" w14:textId="77777777">
        <w:tc>
          <w:tcPr>
            <w:tcW w:w="1728" w:type="dxa"/>
          </w:tcPr>
          <w:p w14:paraId="29C92E49" w14:textId="77777777" w:rsidR="000F38CB" w:rsidRPr="00DC34E4" w:rsidRDefault="000F38CB">
            <w:pPr>
              <w:rPr>
                <w:sz w:val="32"/>
                <w:szCs w:val="32"/>
              </w:rPr>
            </w:pPr>
            <w:r w:rsidRPr="00DC34E4">
              <w:rPr>
                <w:sz w:val="32"/>
                <w:szCs w:val="32"/>
              </w:rPr>
              <w:t>UT-002</w:t>
            </w:r>
          </w:p>
        </w:tc>
        <w:tc>
          <w:tcPr>
            <w:tcW w:w="1728" w:type="dxa"/>
          </w:tcPr>
          <w:p w14:paraId="26015E45" w14:textId="77777777" w:rsidR="000F38CB" w:rsidRPr="00DC34E4" w:rsidRDefault="000F38CB">
            <w:pPr>
              <w:rPr>
                <w:sz w:val="32"/>
                <w:szCs w:val="32"/>
              </w:rPr>
            </w:pPr>
            <w:r w:rsidRPr="00DC34E4">
              <w:rPr>
                <w:sz w:val="32"/>
                <w:szCs w:val="32"/>
              </w:rPr>
              <w:t>Handle invalid (non-numeric) inputs</w:t>
            </w:r>
          </w:p>
        </w:tc>
        <w:tc>
          <w:tcPr>
            <w:tcW w:w="1728" w:type="dxa"/>
          </w:tcPr>
          <w:p w14:paraId="1D8A35F0" w14:textId="77777777" w:rsidR="000F38CB" w:rsidRPr="00DC34E4" w:rsidRDefault="000F38CB">
            <w:pPr>
              <w:rPr>
                <w:sz w:val="32"/>
                <w:szCs w:val="32"/>
              </w:rPr>
            </w:pPr>
            <w:r w:rsidRPr="00DC34E4">
              <w:rPr>
                <w:sz w:val="32"/>
                <w:szCs w:val="32"/>
              </w:rPr>
              <w:t>Proper error/exception handling</w:t>
            </w:r>
          </w:p>
        </w:tc>
        <w:tc>
          <w:tcPr>
            <w:tcW w:w="1728" w:type="dxa"/>
          </w:tcPr>
          <w:p w14:paraId="5A440CDB" w14:textId="77777777" w:rsidR="000F38CB" w:rsidRPr="00DC34E4" w:rsidRDefault="000F38CB">
            <w:pPr>
              <w:rPr>
                <w:sz w:val="32"/>
                <w:szCs w:val="32"/>
              </w:rPr>
            </w:pPr>
            <w:r w:rsidRPr="00DC34E4">
              <w:rPr>
                <w:sz w:val="32"/>
                <w:szCs w:val="32"/>
              </w:rPr>
              <w:t>Error handled gracefully</w:t>
            </w:r>
          </w:p>
        </w:tc>
        <w:tc>
          <w:tcPr>
            <w:tcW w:w="1728" w:type="dxa"/>
          </w:tcPr>
          <w:p w14:paraId="7FAE1122" w14:textId="77777777" w:rsidR="000F38CB" w:rsidRPr="00DC34E4" w:rsidRDefault="000F38CB">
            <w:pPr>
              <w:rPr>
                <w:sz w:val="32"/>
                <w:szCs w:val="32"/>
              </w:rPr>
            </w:pPr>
            <w:r w:rsidRPr="00DC34E4">
              <w:rPr>
                <w:sz w:val="32"/>
                <w:szCs w:val="32"/>
              </w:rPr>
              <w:t>Pass</w:t>
            </w:r>
          </w:p>
        </w:tc>
      </w:tr>
      <w:tr w:rsidR="000F38CB" w14:paraId="2E7512C7" w14:textId="77777777">
        <w:tc>
          <w:tcPr>
            <w:tcW w:w="1728" w:type="dxa"/>
          </w:tcPr>
          <w:p w14:paraId="13CA6FC0" w14:textId="77777777" w:rsidR="000F38CB" w:rsidRPr="00DC34E4" w:rsidRDefault="000F38CB">
            <w:pPr>
              <w:rPr>
                <w:sz w:val="32"/>
                <w:szCs w:val="32"/>
              </w:rPr>
            </w:pPr>
            <w:r w:rsidRPr="00DC34E4">
              <w:rPr>
                <w:sz w:val="32"/>
                <w:szCs w:val="32"/>
              </w:rPr>
              <w:t>UT-003</w:t>
            </w:r>
          </w:p>
        </w:tc>
        <w:tc>
          <w:tcPr>
            <w:tcW w:w="1728" w:type="dxa"/>
          </w:tcPr>
          <w:p w14:paraId="582DCAF3" w14:textId="77777777" w:rsidR="000F38CB" w:rsidRPr="00DC34E4" w:rsidRDefault="000F38CB">
            <w:pPr>
              <w:rPr>
                <w:sz w:val="32"/>
                <w:szCs w:val="32"/>
              </w:rPr>
            </w:pPr>
            <w:r w:rsidRPr="00DC34E4">
              <w:rPr>
                <w:sz w:val="32"/>
                <w:szCs w:val="32"/>
              </w:rPr>
              <w:t>Handle missing values (null/empty)</w:t>
            </w:r>
          </w:p>
        </w:tc>
        <w:tc>
          <w:tcPr>
            <w:tcW w:w="1728" w:type="dxa"/>
          </w:tcPr>
          <w:p w14:paraId="6FCFC0F0" w14:textId="77777777" w:rsidR="000F38CB" w:rsidRPr="00DC34E4" w:rsidRDefault="000F38CB">
            <w:pPr>
              <w:rPr>
                <w:sz w:val="32"/>
                <w:szCs w:val="32"/>
              </w:rPr>
            </w:pPr>
            <w:r w:rsidRPr="00DC34E4">
              <w:rPr>
                <w:sz w:val="32"/>
                <w:szCs w:val="32"/>
              </w:rPr>
              <w:t>Validation errors raised</w:t>
            </w:r>
          </w:p>
        </w:tc>
        <w:tc>
          <w:tcPr>
            <w:tcW w:w="1728" w:type="dxa"/>
          </w:tcPr>
          <w:p w14:paraId="1029B046" w14:textId="77777777" w:rsidR="000F38CB" w:rsidRPr="00DC34E4" w:rsidRDefault="000F38CB">
            <w:pPr>
              <w:rPr>
                <w:sz w:val="32"/>
                <w:szCs w:val="32"/>
              </w:rPr>
            </w:pPr>
            <w:r w:rsidRPr="00DC34E4">
              <w:rPr>
                <w:sz w:val="32"/>
                <w:szCs w:val="32"/>
              </w:rPr>
              <w:t>Validation working as expected</w:t>
            </w:r>
          </w:p>
        </w:tc>
        <w:tc>
          <w:tcPr>
            <w:tcW w:w="1728" w:type="dxa"/>
          </w:tcPr>
          <w:p w14:paraId="2A5C354A" w14:textId="77777777" w:rsidR="000F38CB" w:rsidRPr="00DC34E4" w:rsidRDefault="000F38CB">
            <w:pPr>
              <w:rPr>
                <w:sz w:val="32"/>
                <w:szCs w:val="32"/>
              </w:rPr>
            </w:pPr>
            <w:r w:rsidRPr="00DC34E4">
              <w:rPr>
                <w:sz w:val="32"/>
                <w:szCs w:val="32"/>
              </w:rPr>
              <w:t>Pass</w:t>
            </w:r>
          </w:p>
        </w:tc>
      </w:tr>
    </w:tbl>
    <w:p w14:paraId="5C5E2D4A" w14:textId="77777777" w:rsidR="000F38CB" w:rsidRPr="003D0CBD" w:rsidRDefault="000F38CB">
      <w:pPr>
        <w:pStyle w:val="Heading1"/>
        <w:rPr>
          <w:b/>
          <w:bCs/>
          <w:color w:val="000000" w:themeColor="text1"/>
          <w:sz w:val="36"/>
          <w:szCs w:val="36"/>
        </w:rPr>
      </w:pPr>
      <w:r w:rsidRPr="003D0CBD">
        <w:rPr>
          <w:b/>
          <w:bCs/>
          <w:color w:val="000000" w:themeColor="text1"/>
          <w:sz w:val="36"/>
          <w:szCs w:val="36"/>
        </w:rPr>
        <w:lastRenderedPageBreak/>
        <w:t>2. Integration Testing Summary</w:t>
      </w:r>
    </w:p>
    <w:tbl>
      <w:tblPr>
        <w:tblW w:w="0" w:type="auto"/>
        <w:tblLook w:val="04A0" w:firstRow="1" w:lastRow="0" w:firstColumn="1" w:lastColumn="0" w:noHBand="0" w:noVBand="1"/>
      </w:tblPr>
      <w:tblGrid>
        <w:gridCol w:w="1728"/>
        <w:gridCol w:w="1728"/>
        <w:gridCol w:w="1758"/>
        <w:gridCol w:w="1728"/>
        <w:gridCol w:w="1728"/>
      </w:tblGrid>
      <w:tr w:rsidR="000F38CB" w14:paraId="391E3F36" w14:textId="77777777">
        <w:tc>
          <w:tcPr>
            <w:tcW w:w="1728" w:type="dxa"/>
          </w:tcPr>
          <w:p w14:paraId="23FC5749" w14:textId="77777777" w:rsidR="000F38CB" w:rsidRPr="003D0CBD" w:rsidRDefault="000F38CB">
            <w:pPr>
              <w:rPr>
                <w:sz w:val="32"/>
                <w:szCs w:val="32"/>
              </w:rPr>
            </w:pPr>
            <w:r w:rsidRPr="003D0CBD">
              <w:rPr>
                <w:sz w:val="32"/>
                <w:szCs w:val="32"/>
              </w:rPr>
              <w:t>Test Case ID</w:t>
            </w:r>
          </w:p>
        </w:tc>
        <w:tc>
          <w:tcPr>
            <w:tcW w:w="1728" w:type="dxa"/>
          </w:tcPr>
          <w:p w14:paraId="22AD5879" w14:textId="77777777" w:rsidR="000F38CB" w:rsidRPr="003D0CBD" w:rsidRDefault="000F38CB">
            <w:pPr>
              <w:rPr>
                <w:sz w:val="32"/>
                <w:szCs w:val="32"/>
              </w:rPr>
            </w:pPr>
            <w:r w:rsidRPr="003D0CBD">
              <w:rPr>
                <w:sz w:val="32"/>
                <w:szCs w:val="32"/>
              </w:rPr>
              <w:t>Test Description</w:t>
            </w:r>
          </w:p>
        </w:tc>
        <w:tc>
          <w:tcPr>
            <w:tcW w:w="1728" w:type="dxa"/>
          </w:tcPr>
          <w:p w14:paraId="6F27E256" w14:textId="77777777" w:rsidR="000F38CB" w:rsidRPr="003D0CBD" w:rsidRDefault="000F38CB">
            <w:pPr>
              <w:rPr>
                <w:sz w:val="32"/>
                <w:szCs w:val="32"/>
              </w:rPr>
            </w:pPr>
            <w:r w:rsidRPr="003D0CBD">
              <w:rPr>
                <w:sz w:val="32"/>
                <w:szCs w:val="32"/>
              </w:rPr>
              <w:t>Expected Result</w:t>
            </w:r>
          </w:p>
        </w:tc>
        <w:tc>
          <w:tcPr>
            <w:tcW w:w="1728" w:type="dxa"/>
          </w:tcPr>
          <w:p w14:paraId="6822E8E9" w14:textId="77777777" w:rsidR="000F38CB" w:rsidRPr="003D0CBD" w:rsidRDefault="000F38CB">
            <w:pPr>
              <w:rPr>
                <w:sz w:val="32"/>
                <w:szCs w:val="32"/>
              </w:rPr>
            </w:pPr>
            <w:r w:rsidRPr="003D0CBD">
              <w:rPr>
                <w:sz w:val="32"/>
                <w:szCs w:val="32"/>
              </w:rPr>
              <w:t>Actual Result</w:t>
            </w:r>
          </w:p>
        </w:tc>
        <w:tc>
          <w:tcPr>
            <w:tcW w:w="1728" w:type="dxa"/>
          </w:tcPr>
          <w:p w14:paraId="1E4E3399" w14:textId="77777777" w:rsidR="000F38CB" w:rsidRPr="003D0CBD" w:rsidRDefault="000F38CB">
            <w:pPr>
              <w:rPr>
                <w:sz w:val="32"/>
                <w:szCs w:val="32"/>
              </w:rPr>
            </w:pPr>
            <w:r w:rsidRPr="003D0CBD">
              <w:rPr>
                <w:sz w:val="32"/>
                <w:szCs w:val="32"/>
              </w:rPr>
              <w:t>Status</w:t>
            </w:r>
          </w:p>
        </w:tc>
      </w:tr>
      <w:tr w:rsidR="000F38CB" w14:paraId="14281171" w14:textId="77777777">
        <w:tc>
          <w:tcPr>
            <w:tcW w:w="1728" w:type="dxa"/>
          </w:tcPr>
          <w:p w14:paraId="586BD128" w14:textId="77777777" w:rsidR="000F38CB" w:rsidRPr="003D0CBD" w:rsidRDefault="000F38CB">
            <w:pPr>
              <w:rPr>
                <w:sz w:val="32"/>
                <w:szCs w:val="32"/>
              </w:rPr>
            </w:pPr>
            <w:r w:rsidRPr="003D0CBD">
              <w:rPr>
                <w:sz w:val="32"/>
                <w:szCs w:val="32"/>
              </w:rPr>
              <w:t>IT-001</w:t>
            </w:r>
          </w:p>
        </w:tc>
        <w:tc>
          <w:tcPr>
            <w:tcW w:w="1728" w:type="dxa"/>
          </w:tcPr>
          <w:p w14:paraId="3B43E3DE" w14:textId="77777777" w:rsidR="000F38CB" w:rsidRPr="003D0CBD" w:rsidRDefault="000F38CB">
            <w:pPr>
              <w:rPr>
                <w:sz w:val="32"/>
                <w:szCs w:val="32"/>
              </w:rPr>
            </w:pPr>
            <w:r w:rsidRPr="003D0CBD">
              <w:rPr>
                <w:sz w:val="32"/>
                <w:szCs w:val="32"/>
              </w:rPr>
              <w:t>Form submission sends data to backend correctly</w:t>
            </w:r>
          </w:p>
        </w:tc>
        <w:tc>
          <w:tcPr>
            <w:tcW w:w="1728" w:type="dxa"/>
          </w:tcPr>
          <w:p w14:paraId="36898A8D" w14:textId="77777777" w:rsidR="000F38CB" w:rsidRPr="003D0CBD" w:rsidRDefault="000F38CB">
            <w:pPr>
              <w:rPr>
                <w:sz w:val="32"/>
                <w:szCs w:val="32"/>
              </w:rPr>
            </w:pPr>
            <w:r w:rsidRPr="003D0CBD">
              <w:rPr>
                <w:sz w:val="32"/>
                <w:szCs w:val="32"/>
              </w:rPr>
              <w:t>Data received and processed at backend</w:t>
            </w:r>
          </w:p>
        </w:tc>
        <w:tc>
          <w:tcPr>
            <w:tcW w:w="1728" w:type="dxa"/>
          </w:tcPr>
          <w:p w14:paraId="559500F6" w14:textId="77777777" w:rsidR="000F38CB" w:rsidRPr="003D0CBD" w:rsidRDefault="000F38CB">
            <w:pPr>
              <w:rPr>
                <w:sz w:val="32"/>
                <w:szCs w:val="32"/>
              </w:rPr>
            </w:pPr>
            <w:r w:rsidRPr="003D0CBD">
              <w:rPr>
                <w:sz w:val="32"/>
                <w:szCs w:val="32"/>
              </w:rPr>
              <w:t>Data correctly processed</w:t>
            </w:r>
          </w:p>
        </w:tc>
        <w:tc>
          <w:tcPr>
            <w:tcW w:w="1728" w:type="dxa"/>
          </w:tcPr>
          <w:p w14:paraId="5052D0FB" w14:textId="77777777" w:rsidR="000F38CB" w:rsidRPr="003D0CBD" w:rsidRDefault="000F38CB">
            <w:pPr>
              <w:rPr>
                <w:sz w:val="32"/>
                <w:szCs w:val="32"/>
              </w:rPr>
            </w:pPr>
            <w:r w:rsidRPr="003D0CBD">
              <w:rPr>
                <w:sz w:val="32"/>
                <w:szCs w:val="32"/>
              </w:rPr>
              <w:t>Pass</w:t>
            </w:r>
          </w:p>
        </w:tc>
      </w:tr>
      <w:tr w:rsidR="000F38CB" w14:paraId="5A195731" w14:textId="77777777">
        <w:tc>
          <w:tcPr>
            <w:tcW w:w="1728" w:type="dxa"/>
          </w:tcPr>
          <w:p w14:paraId="6031D0E0" w14:textId="77777777" w:rsidR="000F38CB" w:rsidRPr="003D0CBD" w:rsidRDefault="000F38CB">
            <w:pPr>
              <w:rPr>
                <w:sz w:val="32"/>
                <w:szCs w:val="32"/>
              </w:rPr>
            </w:pPr>
            <w:r w:rsidRPr="003D0CBD">
              <w:rPr>
                <w:sz w:val="32"/>
                <w:szCs w:val="32"/>
              </w:rPr>
              <w:t>IT-002</w:t>
            </w:r>
          </w:p>
        </w:tc>
        <w:tc>
          <w:tcPr>
            <w:tcW w:w="1728" w:type="dxa"/>
          </w:tcPr>
          <w:p w14:paraId="7226FD62" w14:textId="77777777" w:rsidR="000F38CB" w:rsidRPr="003D0CBD" w:rsidRDefault="000F38CB">
            <w:pPr>
              <w:rPr>
                <w:sz w:val="32"/>
                <w:szCs w:val="32"/>
              </w:rPr>
            </w:pPr>
            <w:r w:rsidRPr="003D0CBD">
              <w:rPr>
                <w:sz w:val="32"/>
                <w:szCs w:val="32"/>
              </w:rPr>
              <w:t>Backend processes and returns AQI result to frontend</w:t>
            </w:r>
          </w:p>
        </w:tc>
        <w:tc>
          <w:tcPr>
            <w:tcW w:w="1728" w:type="dxa"/>
          </w:tcPr>
          <w:p w14:paraId="5CD39AE7" w14:textId="77777777" w:rsidR="000F38CB" w:rsidRPr="003D0CBD" w:rsidRDefault="000F38CB">
            <w:pPr>
              <w:rPr>
                <w:sz w:val="32"/>
                <w:szCs w:val="32"/>
              </w:rPr>
            </w:pPr>
            <w:r w:rsidRPr="003D0CBD">
              <w:rPr>
                <w:sz w:val="32"/>
                <w:szCs w:val="32"/>
              </w:rPr>
              <w:t>AQI displayed on frontend or success message shown</w:t>
            </w:r>
          </w:p>
        </w:tc>
        <w:tc>
          <w:tcPr>
            <w:tcW w:w="1728" w:type="dxa"/>
          </w:tcPr>
          <w:p w14:paraId="3CEA64F6" w14:textId="77777777" w:rsidR="000F38CB" w:rsidRPr="003D0CBD" w:rsidRDefault="000F38CB">
            <w:pPr>
              <w:rPr>
                <w:sz w:val="32"/>
                <w:szCs w:val="32"/>
              </w:rPr>
            </w:pPr>
            <w:r w:rsidRPr="003D0CBD">
              <w:rPr>
                <w:sz w:val="32"/>
                <w:szCs w:val="32"/>
              </w:rPr>
              <w:t>AQI displayed as expected</w:t>
            </w:r>
          </w:p>
        </w:tc>
        <w:tc>
          <w:tcPr>
            <w:tcW w:w="1728" w:type="dxa"/>
          </w:tcPr>
          <w:p w14:paraId="0730116E" w14:textId="77777777" w:rsidR="000F38CB" w:rsidRPr="003D0CBD" w:rsidRDefault="000F38CB">
            <w:pPr>
              <w:rPr>
                <w:sz w:val="32"/>
                <w:szCs w:val="32"/>
              </w:rPr>
            </w:pPr>
            <w:r w:rsidRPr="003D0CBD">
              <w:rPr>
                <w:sz w:val="32"/>
                <w:szCs w:val="32"/>
              </w:rPr>
              <w:t>Pass</w:t>
            </w:r>
          </w:p>
        </w:tc>
      </w:tr>
      <w:tr w:rsidR="000F38CB" w14:paraId="31EE643E" w14:textId="77777777">
        <w:tc>
          <w:tcPr>
            <w:tcW w:w="1728" w:type="dxa"/>
          </w:tcPr>
          <w:p w14:paraId="1932CF6A" w14:textId="77777777" w:rsidR="000F38CB" w:rsidRPr="003D0CBD" w:rsidRDefault="000F38CB">
            <w:pPr>
              <w:rPr>
                <w:sz w:val="32"/>
                <w:szCs w:val="32"/>
              </w:rPr>
            </w:pPr>
            <w:r w:rsidRPr="003D0CBD">
              <w:rPr>
                <w:sz w:val="32"/>
                <w:szCs w:val="32"/>
              </w:rPr>
              <w:t>IT-003</w:t>
            </w:r>
          </w:p>
        </w:tc>
        <w:tc>
          <w:tcPr>
            <w:tcW w:w="1728" w:type="dxa"/>
          </w:tcPr>
          <w:p w14:paraId="4D4BDC77" w14:textId="77777777" w:rsidR="000F38CB" w:rsidRPr="003D0CBD" w:rsidRDefault="000F38CB">
            <w:pPr>
              <w:rPr>
                <w:sz w:val="32"/>
                <w:szCs w:val="32"/>
              </w:rPr>
            </w:pPr>
            <w:r w:rsidRPr="003D0CBD">
              <w:rPr>
                <w:sz w:val="32"/>
                <w:szCs w:val="32"/>
              </w:rPr>
              <w:t>Date and Time component integration</w:t>
            </w:r>
          </w:p>
        </w:tc>
        <w:tc>
          <w:tcPr>
            <w:tcW w:w="1728" w:type="dxa"/>
          </w:tcPr>
          <w:p w14:paraId="72559B97" w14:textId="77777777" w:rsidR="000F38CB" w:rsidRPr="003D0CBD" w:rsidRDefault="000F38CB">
            <w:pPr>
              <w:rPr>
                <w:sz w:val="32"/>
                <w:szCs w:val="32"/>
              </w:rPr>
            </w:pPr>
            <w:r w:rsidRPr="003D0CBD">
              <w:rPr>
                <w:sz w:val="32"/>
                <w:szCs w:val="32"/>
              </w:rPr>
              <w:t>Correct system time displayed dynamically</w:t>
            </w:r>
          </w:p>
        </w:tc>
        <w:tc>
          <w:tcPr>
            <w:tcW w:w="1728" w:type="dxa"/>
          </w:tcPr>
          <w:p w14:paraId="593EF24E" w14:textId="77777777" w:rsidR="000F38CB" w:rsidRPr="003D0CBD" w:rsidRDefault="000F38CB">
            <w:pPr>
              <w:rPr>
                <w:sz w:val="32"/>
                <w:szCs w:val="32"/>
              </w:rPr>
            </w:pPr>
            <w:r w:rsidRPr="003D0CBD">
              <w:rPr>
                <w:sz w:val="32"/>
                <w:szCs w:val="32"/>
              </w:rPr>
              <w:t>Correct time shown</w:t>
            </w:r>
          </w:p>
        </w:tc>
        <w:tc>
          <w:tcPr>
            <w:tcW w:w="1728" w:type="dxa"/>
          </w:tcPr>
          <w:p w14:paraId="5EE27D51" w14:textId="77777777" w:rsidR="000F38CB" w:rsidRPr="003D0CBD" w:rsidRDefault="000F38CB">
            <w:pPr>
              <w:rPr>
                <w:sz w:val="32"/>
                <w:szCs w:val="32"/>
              </w:rPr>
            </w:pPr>
            <w:r w:rsidRPr="003D0CBD">
              <w:rPr>
                <w:sz w:val="32"/>
                <w:szCs w:val="32"/>
              </w:rPr>
              <w:t>Pass</w:t>
            </w:r>
          </w:p>
        </w:tc>
      </w:tr>
    </w:tbl>
    <w:p w14:paraId="218873DE" w14:textId="77777777" w:rsidR="000F38CB" w:rsidRPr="008B202C" w:rsidRDefault="000F38CB">
      <w:pPr>
        <w:pStyle w:val="Heading1"/>
        <w:rPr>
          <w:b/>
          <w:bCs/>
          <w:color w:val="000000" w:themeColor="text1"/>
          <w:sz w:val="36"/>
          <w:szCs w:val="36"/>
        </w:rPr>
      </w:pPr>
      <w:r w:rsidRPr="008B202C">
        <w:rPr>
          <w:b/>
          <w:bCs/>
          <w:color w:val="000000" w:themeColor="text1"/>
          <w:sz w:val="36"/>
          <w:szCs w:val="36"/>
        </w:rPr>
        <w:t>3. System Testing Summary</w:t>
      </w:r>
    </w:p>
    <w:tbl>
      <w:tblPr>
        <w:tblW w:w="0" w:type="auto"/>
        <w:tblLook w:val="04A0" w:firstRow="1" w:lastRow="0" w:firstColumn="1" w:lastColumn="0" w:noHBand="0" w:noVBand="1"/>
      </w:tblPr>
      <w:tblGrid>
        <w:gridCol w:w="1677"/>
        <w:gridCol w:w="2190"/>
        <w:gridCol w:w="1751"/>
        <w:gridCol w:w="1721"/>
        <w:gridCol w:w="1687"/>
      </w:tblGrid>
      <w:tr w:rsidR="000F38CB" w14:paraId="1F665010" w14:textId="77777777">
        <w:tc>
          <w:tcPr>
            <w:tcW w:w="1728" w:type="dxa"/>
          </w:tcPr>
          <w:p w14:paraId="0AD1E138" w14:textId="77777777" w:rsidR="000F38CB" w:rsidRPr="008B202C" w:rsidRDefault="000F38CB">
            <w:pPr>
              <w:rPr>
                <w:sz w:val="32"/>
                <w:szCs w:val="32"/>
              </w:rPr>
            </w:pPr>
            <w:r w:rsidRPr="008B202C">
              <w:rPr>
                <w:sz w:val="32"/>
                <w:szCs w:val="32"/>
              </w:rPr>
              <w:t>Test Case ID</w:t>
            </w:r>
          </w:p>
        </w:tc>
        <w:tc>
          <w:tcPr>
            <w:tcW w:w="1728" w:type="dxa"/>
          </w:tcPr>
          <w:p w14:paraId="30B9E574" w14:textId="77777777" w:rsidR="000F38CB" w:rsidRPr="008B202C" w:rsidRDefault="000F38CB">
            <w:pPr>
              <w:rPr>
                <w:sz w:val="32"/>
                <w:szCs w:val="32"/>
              </w:rPr>
            </w:pPr>
            <w:r w:rsidRPr="008B202C">
              <w:rPr>
                <w:sz w:val="32"/>
                <w:szCs w:val="32"/>
              </w:rPr>
              <w:t>Test Description</w:t>
            </w:r>
          </w:p>
        </w:tc>
        <w:tc>
          <w:tcPr>
            <w:tcW w:w="1728" w:type="dxa"/>
          </w:tcPr>
          <w:p w14:paraId="66A47140" w14:textId="77777777" w:rsidR="000F38CB" w:rsidRPr="008B202C" w:rsidRDefault="000F38CB">
            <w:pPr>
              <w:rPr>
                <w:sz w:val="32"/>
                <w:szCs w:val="32"/>
              </w:rPr>
            </w:pPr>
            <w:r w:rsidRPr="008B202C">
              <w:rPr>
                <w:sz w:val="32"/>
                <w:szCs w:val="32"/>
              </w:rPr>
              <w:t>Expected Result</w:t>
            </w:r>
          </w:p>
        </w:tc>
        <w:tc>
          <w:tcPr>
            <w:tcW w:w="1728" w:type="dxa"/>
          </w:tcPr>
          <w:p w14:paraId="4D99837C" w14:textId="77777777" w:rsidR="000F38CB" w:rsidRPr="008B202C" w:rsidRDefault="000F38CB">
            <w:pPr>
              <w:rPr>
                <w:sz w:val="32"/>
                <w:szCs w:val="32"/>
              </w:rPr>
            </w:pPr>
            <w:r w:rsidRPr="008B202C">
              <w:rPr>
                <w:sz w:val="32"/>
                <w:szCs w:val="32"/>
              </w:rPr>
              <w:t>Actual Result</w:t>
            </w:r>
          </w:p>
        </w:tc>
        <w:tc>
          <w:tcPr>
            <w:tcW w:w="1728" w:type="dxa"/>
          </w:tcPr>
          <w:p w14:paraId="155600B8" w14:textId="77777777" w:rsidR="000F38CB" w:rsidRPr="008B202C" w:rsidRDefault="000F38CB">
            <w:pPr>
              <w:rPr>
                <w:sz w:val="32"/>
                <w:szCs w:val="32"/>
              </w:rPr>
            </w:pPr>
            <w:r w:rsidRPr="008B202C">
              <w:rPr>
                <w:sz w:val="32"/>
                <w:szCs w:val="32"/>
              </w:rPr>
              <w:t>Status</w:t>
            </w:r>
          </w:p>
        </w:tc>
      </w:tr>
      <w:tr w:rsidR="000F38CB" w14:paraId="37161A55" w14:textId="77777777">
        <w:tc>
          <w:tcPr>
            <w:tcW w:w="1728" w:type="dxa"/>
          </w:tcPr>
          <w:p w14:paraId="331A38A6" w14:textId="77777777" w:rsidR="000F38CB" w:rsidRPr="008B202C" w:rsidRDefault="000F38CB">
            <w:pPr>
              <w:rPr>
                <w:sz w:val="32"/>
                <w:szCs w:val="32"/>
              </w:rPr>
            </w:pPr>
            <w:r w:rsidRPr="008B202C">
              <w:rPr>
                <w:sz w:val="32"/>
                <w:szCs w:val="32"/>
              </w:rPr>
              <w:t>ST-001</w:t>
            </w:r>
          </w:p>
        </w:tc>
        <w:tc>
          <w:tcPr>
            <w:tcW w:w="1728" w:type="dxa"/>
          </w:tcPr>
          <w:p w14:paraId="0FFC130C" w14:textId="77777777" w:rsidR="000F38CB" w:rsidRPr="008B202C" w:rsidRDefault="000F38CB">
            <w:pPr>
              <w:rPr>
                <w:sz w:val="32"/>
                <w:szCs w:val="32"/>
              </w:rPr>
            </w:pPr>
            <w:r w:rsidRPr="008B202C">
              <w:rPr>
                <w:sz w:val="32"/>
                <w:szCs w:val="32"/>
              </w:rPr>
              <w:t>Check overall page load</w:t>
            </w:r>
          </w:p>
        </w:tc>
        <w:tc>
          <w:tcPr>
            <w:tcW w:w="1728" w:type="dxa"/>
          </w:tcPr>
          <w:p w14:paraId="5473658F" w14:textId="77777777" w:rsidR="000F38CB" w:rsidRPr="008B202C" w:rsidRDefault="000F38CB">
            <w:pPr>
              <w:rPr>
                <w:sz w:val="32"/>
                <w:szCs w:val="32"/>
              </w:rPr>
            </w:pPr>
            <w:r w:rsidRPr="008B202C">
              <w:rPr>
                <w:sz w:val="32"/>
                <w:szCs w:val="32"/>
              </w:rPr>
              <w:t>Page loads successfully without errors</w:t>
            </w:r>
          </w:p>
        </w:tc>
        <w:tc>
          <w:tcPr>
            <w:tcW w:w="1728" w:type="dxa"/>
          </w:tcPr>
          <w:p w14:paraId="6A0C139C" w14:textId="77777777" w:rsidR="000F38CB" w:rsidRPr="008B202C" w:rsidRDefault="000F38CB">
            <w:pPr>
              <w:rPr>
                <w:sz w:val="32"/>
                <w:szCs w:val="32"/>
              </w:rPr>
            </w:pPr>
            <w:r w:rsidRPr="008B202C">
              <w:rPr>
                <w:sz w:val="32"/>
                <w:szCs w:val="32"/>
              </w:rPr>
              <w:t>Page loaded smoothly</w:t>
            </w:r>
          </w:p>
        </w:tc>
        <w:tc>
          <w:tcPr>
            <w:tcW w:w="1728" w:type="dxa"/>
          </w:tcPr>
          <w:p w14:paraId="6C5940C1" w14:textId="77777777" w:rsidR="000F38CB" w:rsidRPr="008B202C" w:rsidRDefault="000F38CB">
            <w:pPr>
              <w:rPr>
                <w:sz w:val="32"/>
                <w:szCs w:val="32"/>
              </w:rPr>
            </w:pPr>
            <w:r w:rsidRPr="008B202C">
              <w:rPr>
                <w:sz w:val="32"/>
                <w:szCs w:val="32"/>
              </w:rPr>
              <w:t>Pass</w:t>
            </w:r>
          </w:p>
        </w:tc>
      </w:tr>
      <w:tr w:rsidR="000F38CB" w14:paraId="080649FF" w14:textId="77777777">
        <w:tc>
          <w:tcPr>
            <w:tcW w:w="1728" w:type="dxa"/>
          </w:tcPr>
          <w:p w14:paraId="65FD1035" w14:textId="77777777" w:rsidR="000F38CB" w:rsidRPr="008B202C" w:rsidRDefault="000F38CB">
            <w:pPr>
              <w:rPr>
                <w:sz w:val="32"/>
                <w:szCs w:val="32"/>
              </w:rPr>
            </w:pPr>
            <w:r w:rsidRPr="008B202C">
              <w:rPr>
                <w:sz w:val="32"/>
                <w:szCs w:val="32"/>
              </w:rPr>
              <w:t>ST-002</w:t>
            </w:r>
          </w:p>
        </w:tc>
        <w:tc>
          <w:tcPr>
            <w:tcW w:w="1728" w:type="dxa"/>
          </w:tcPr>
          <w:p w14:paraId="3863BF95" w14:textId="77777777" w:rsidR="000F38CB" w:rsidRPr="008B202C" w:rsidRDefault="000F38CB">
            <w:pPr>
              <w:rPr>
                <w:sz w:val="32"/>
                <w:szCs w:val="32"/>
              </w:rPr>
            </w:pPr>
            <w:r w:rsidRPr="008B202C">
              <w:rPr>
                <w:sz w:val="32"/>
                <w:szCs w:val="32"/>
              </w:rPr>
              <w:t xml:space="preserve">Verify form elements </w:t>
            </w:r>
            <w:r w:rsidRPr="008B202C">
              <w:rPr>
                <w:sz w:val="32"/>
                <w:szCs w:val="32"/>
              </w:rPr>
              <w:lastRenderedPageBreak/>
              <w:t>(input fields and button)</w:t>
            </w:r>
          </w:p>
        </w:tc>
        <w:tc>
          <w:tcPr>
            <w:tcW w:w="1728" w:type="dxa"/>
          </w:tcPr>
          <w:p w14:paraId="65B99A68" w14:textId="77777777" w:rsidR="000F38CB" w:rsidRPr="008B202C" w:rsidRDefault="000F38CB">
            <w:pPr>
              <w:rPr>
                <w:sz w:val="32"/>
                <w:szCs w:val="32"/>
              </w:rPr>
            </w:pPr>
            <w:r w:rsidRPr="008B202C">
              <w:rPr>
                <w:sz w:val="32"/>
                <w:szCs w:val="32"/>
              </w:rPr>
              <w:lastRenderedPageBreak/>
              <w:t xml:space="preserve">All fields and Submit </w:t>
            </w:r>
            <w:r w:rsidRPr="008B202C">
              <w:rPr>
                <w:sz w:val="32"/>
                <w:szCs w:val="32"/>
              </w:rPr>
              <w:lastRenderedPageBreak/>
              <w:t>button visible and functional</w:t>
            </w:r>
          </w:p>
        </w:tc>
        <w:tc>
          <w:tcPr>
            <w:tcW w:w="1728" w:type="dxa"/>
          </w:tcPr>
          <w:p w14:paraId="1C657B79" w14:textId="77777777" w:rsidR="000F38CB" w:rsidRPr="008B202C" w:rsidRDefault="000F38CB">
            <w:pPr>
              <w:rPr>
                <w:sz w:val="32"/>
                <w:szCs w:val="32"/>
              </w:rPr>
            </w:pPr>
            <w:r w:rsidRPr="008B202C">
              <w:rPr>
                <w:sz w:val="32"/>
                <w:szCs w:val="32"/>
              </w:rPr>
              <w:lastRenderedPageBreak/>
              <w:t xml:space="preserve">All UI elements </w:t>
            </w:r>
            <w:r w:rsidRPr="008B202C">
              <w:rPr>
                <w:sz w:val="32"/>
                <w:szCs w:val="32"/>
              </w:rPr>
              <w:lastRenderedPageBreak/>
              <w:t>present and working</w:t>
            </w:r>
          </w:p>
        </w:tc>
        <w:tc>
          <w:tcPr>
            <w:tcW w:w="1728" w:type="dxa"/>
          </w:tcPr>
          <w:p w14:paraId="7C3E95D0" w14:textId="77777777" w:rsidR="000F38CB" w:rsidRPr="008B202C" w:rsidRDefault="000F38CB">
            <w:pPr>
              <w:rPr>
                <w:sz w:val="32"/>
                <w:szCs w:val="32"/>
              </w:rPr>
            </w:pPr>
            <w:r w:rsidRPr="008B202C">
              <w:rPr>
                <w:sz w:val="32"/>
                <w:szCs w:val="32"/>
              </w:rPr>
              <w:lastRenderedPageBreak/>
              <w:t>Pass</w:t>
            </w:r>
          </w:p>
        </w:tc>
      </w:tr>
      <w:tr w:rsidR="000F38CB" w14:paraId="604F91C7" w14:textId="77777777">
        <w:tc>
          <w:tcPr>
            <w:tcW w:w="1728" w:type="dxa"/>
          </w:tcPr>
          <w:p w14:paraId="745171CF" w14:textId="77777777" w:rsidR="000F38CB" w:rsidRPr="008B202C" w:rsidRDefault="000F38CB">
            <w:pPr>
              <w:rPr>
                <w:sz w:val="32"/>
                <w:szCs w:val="32"/>
              </w:rPr>
            </w:pPr>
            <w:r w:rsidRPr="008B202C">
              <w:rPr>
                <w:sz w:val="32"/>
                <w:szCs w:val="32"/>
              </w:rPr>
              <w:t>ST-003</w:t>
            </w:r>
          </w:p>
        </w:tc>
        <w:tc>
          <w:tcPr>
            <w:tcW w:w="1728" w:type="dxa"/>
          </w:tcPr>
          <w:p w14:paraId="7387F88C" w14:textId="77777777" w:rsidR="000F38CB" w:rsidRPr="008B202C" w:rsidRDefault="000F38CB">
            <w:pPr>
              <w:rPr>
                <w:sz w:val="32"/>
                <w:szCs w:val="32"/>
              </w:rPr>
            </w:pPr>
            <w:r w:rsidRPr="008B202C">
              <w:rPr>
                <w:sz w:val="32"/>
                <w:szCs w:val="32"/>
              </w:rPr>
              <w:t>Submit form with valid data</w:t>
            </w:r>
          </w:p>
        </w:tc>
        <w:tc>
          <w:tcPr>
            <w:tcW w:w="1728" w:type="dxa"/>
          </w:tcPr>
          <w:p w14:paraId="425717DB" w14:textId="77777777" w:rsidR="000F38CB" w:rsidRPr="008B202C" w:rsidRDefault="000F38CB">
            <w:pPr>
              <w:rPr>
                <w:sz w:val="32"/>
                <w:szCs w:val="32"/>
              </w:rPr>
            </w:pPr>
            <w:r w:rsidRPr="008B202C">
              <w:rPr>
                <w:sz w:val="32"/>
                <w:szCs w:val="32"/>
              </w:rPr>
              <w:t>Form accepted and processed, AQI displayed</w:t>
            </w:r>
          </w:p>
        </w:tc>
        <w:tc>
          <w:tcPr>
            <w:tcW w:w="1728" w:type="dxa"/>
          </w:tcPr>
          <w:p w14:paraId="223B1649" w14:textId="77777777" w:rsidR="000F38CB" w:rsidRPr="008B202C" w:rsidRDefault="000F38CB">
            <w:pPr>
              <w:rPr>
                <w:sz w:val="32"/>
                <w:szCs w:val="32"/>
              </w:rPr>
            </w:pPr>
            <w:r w:rsidRPr="008B202C">
              <w:rPr>
                <w:sz w:val="32"/>
                <w:szCs w:val="32"/>
              </w:rPr>
              <w:t>Form processed correctly</w:t>
            </w:r>
          </w:p>
        </w:tc>
        <w:tc>
          <w:tcPr>
            <w:tcW w:w="1728" w:type="dxa"/>
          </w:tcPr>
          <w:p w14:paraId="4FD2AD4F" w14:textId="77777777" w:rsidR="000F38CB" w:rsidRPr="008B202C" w:rsidRDefault="000F38CB">
            <w:pPr>
              <w:rPr>
                <w:sz w:val="32"/>
                <w:szCs w:val="32"/>
              </w:rPr>
            </w:pPr>
            <w:r w:rsidRPr="008B202C">
              <w:rPr>
                <w:sz w:val="32"/>
                <w:szCs w:val="32"/>
              </w:rPr>
              <w:t>Pass</w:t>
            </w:r>
          </w:p>
        </w:tc>
      </w:tr>
      <w:tr w:rsidR="000F38CB" w14:paraId="02F427B8" w14:textId="77777777">
        <w:tc>
          <w:tcPr>
            <w:tcW w:w="1728" w:type="dxa"/>
          </w:tcPr>
          <w:p w14:paraId="67987694" w14:textId="77777777" w:rsidR="000F38CB" w:rsidRPr="008B202C" w:rsidRDefault="000F38CB">
            <w:pPr>
              <w:rPr>
                <w:sz w:val="32"/>
                <w:szCs w:val="32"/>
              </w:rPr>
            </w:pPr>
            <w:r w:rsidRPr="008B202C">
              <w:rPr>
                <w:sz w:val="32"/>
                <w:szCs w:val="32"/>
              </w:rPr>
              <w:t>ST-004</w:t>
            </w:r>
          </w:p>
        </w:tc>
        <w:tc>
          <w:tcPr>
            <w:tcW w:w="1728" w:type="dxa"/>
          </w:tcPr>
          <w:p w14:paraId="5F09EC32" w14:textId="77777777" w:rsidR="000F38CB" w:rsidRPr="008B202C" w:rsidRDefault="000F38CB">
            <w:pPr>
              <w:rPr>
                <w:sz w:val="32"/>
                <w:szCs w:val="32"/>
              </w:rPr>
            </w:pPr>
            <w:r w:rsidRPr="008B202C">
              <w:rPr>
                <w:sz w:val="32"/>
                <w:szCs w:val="32"/>
              </w:rPr>
              <w:t>Submit form with invalid/missing data</w:t>
            </w:r>
          </w:p>
        </w:tc>
        <w:tc>
          <w:tcPr>
            <w:tcW w:w="1728" w:type="dxa"/>
          </w:tcPr>
          <w:p w14:paraId="1AB7319A" w14:textId="77777777" w:rsidR="000F38CB" w:rsidRPr="008B202C" w:rsidRDefault="000F38CB">
            <w:pPr>
              <w:rPr>
                <w:sz w:val="32"/>
                <w:szCs w:val="32"/>
              </w:rPr>
            </w:pPr>
            <w:r w:rsidRPr="008B202C">
              <w:rPr>
                <w:sz w:val="32"/>
                <w:szCs w:val="32"/>
              </w:rPr>
              <w:t>Error messages shown, form not submitted</w:t>
            </w:r>
          </w:p>
        </w:tc>
        <w:tc>
          <w:tcPr>
            <w:tcW w:w="1728" w:type="dxa"/>
          </w:tcPr>
          <w:p w14:paraId="00F6A8F5" w14:textId="77777777" w:rsidR="000F38CB" w:rsidRPr="008B202C" w:rsidRDefault="000F38CB">
            <w:pPr>
              <w:rPr>
                <w:sz w:val="32"/>
                <w:szCs w:val="32"/>
              </w:rPr>
            </w:pPr>
            <w:r w:rsidRPr="008B202C">
              <w:rPr>
                <w:sz w:val="32"/>
                <w:szCs w:val="32"/>
              </w:rPr>
              <w:t>Validation working correctly</w:t>
            </w:r>
          </w:p>
        </w:tc>
        <w:tc>
          <w:tcPr>
            <w:tcW w:w="1728" w:type="dxa"/>
          </w:tcPr>
          <w:p w14:paraId="11BC6179" w14:textId="77777777" w:rsidR="000F38CB" w:rsidRPr="008B202C" w:rsidRDefault="000F38CB">
            <w:pPr>
              <w:rPr>
                <w:sz w:val="32"/>
                <w:szCs w:val="32"/>
              </w:rPr>
            </w:pPr>
            <w:r w:rsidRPr="008B202C">
              <w:rPr>
                <w:sz w:val="32"/>
                <w:szCs w:val="32"/>
              </w:rPr>
              <w:t>Pass</w:t>
            </w:r>
          </w:p>
        </w:tc>
      </w:tr>
      <w:tr w:rsidR="000F38CB" w14:paraId="76CEA570" w14:textId="77777777">
        <w:tc>
          <w:tcPr>
            <w:tcW w:w="1728" w:type="dxa"/>
          </w:tcPr>
          <w:p w14:paraId="6BA464C4" w14:textId="77777777" w:rsidR="000F38CB" w:rsidRPr="008B202C" w:rsidRDefault="000F38CB">
            <w:pPr>
              <w:rPr>
                <w:sz w:val="32"/>
                <w:szCs w:val="32"/>
              </w:rPr>
            </w:pPr>
            <w:r w:rsidRPr="008B202C">
              <w:rPr>
                <w:sz w:val="32"/>
                <w:szCs w:val="32"/>
              </w:rPr>
              <w:t>ST-005</w:t>
            </w:r>
          </w:p>
        </w:tc>
        <w:tc>
          <w:tcPr>
            <w:tcW w:w="1728" w:type="dxa"/>
          </w:tcPr>
          <w:p w14:paraId="1CBAAE21" w14:textId="77777777" w:rsidR="000F38CB" w:rsidRPr="008B202C" w:rsidRDefault="000F38CB">
            <w:pPr>
              <w:rPr>
                <w:sz w:val="32"/>
                <w:szCs w:val="32"/>
              </w:rPr>
            </w:pPr>
            <w:r w:rsidRPr="008B202C">
              <w:rPr>
                <w:sz w:val="32"/>
                <w:szCs w:val="32"/>
              </w:rPr>
              <w:t>UI responsiveness check</w:t>
            </w:r>
          </w:p>
        </w:tc>
        <w:tc>
          <w:tcPr>
            <w:tcW w:w="1728" w:type="dxa"/>
          </w:tcPr>
          <w:p w14:paraId="40B6DE9C" w14:textId="77777777" w:rsidR="000F38CB" w:rsidRPr="008B202C" w:rsidRDefault="000F38CB">
            <w:pPr>
              <w:rPr>
                <w:sz w:val="32"/>
                <w:szCs w:val="32"/>
              </w:rPr>
            </w:pPr>
            <w:r w:rsidRPr="008B202C">
              <w:rPr>
                <w:sz w:val="32"/>
                <w:szCs w:val="32"/>
              </w:rPr>
              <w:t>UI adapts properly (no overlapping elements)</w:t>
            </w:r>
          </w:p>
        </w:tc>
        <w:tc>
          <w:tcPr>
            <w:tcW w:w="1728" w:type="dxa"/>
          </w:tcPr>
          <w:p w14:paraId="4286F079" w14:textId="77777777" w:rsidR="000F38CB" w:rsidRPr="008B202C" w:rsidRDefault="000F38CB">
            <w:pPr>
              <w:rPr>
                <w:sz w:val="32"/>
                <w:szCs w:val="32"/>
              </w:rPr>
            </w:pPr>
            <w:r w:rsidRPr="008B202C">
              <w:rPr>
                <w:sz w:val="32"/>
                <w:szCs w:val="32"/>
              </w:rPr>
              <w:t>UI is responsive and clean</w:t>
            </w:r>
          </w:p>
        </w:tc>
        <w:tc>
          <w:tcPr>
            <w:tcW w:w="1728" w:type="dxa"/>
          </w:tcPr>
          <w:p w14:paraId="4DC417B7" w14:textId="77777777" w:rsidR="000F38CB" w:rsidRPr="008B202C" w:rsidRDefault="000F38CB">
            <w:pPr>
              <w:rPr>
                <w:sz w:val="32"/>
                <w:szCs w:val="32"/>
              </w:rPr>
            </w:pPr>
            <w:r w:rsidRPr="008B202C">
              <w:rPr>
                <w:sz w:val="32"/>
                <w:szCs w:val="32"/>
              </w:rPr>
              <w:t>Pass</w:t>
            </w:r>
          </w:p>
        </w:tc>
      </w:tr>
    </w:tbl>
    <w:p w14:paraId="70ADB158" w14:textId="77777777" w:rsidR="000F38CB" w:rsidRPr="00027C31" w:rsidRDefault="000F38CB">
      <w:pPr>
        <w:pStyle w:val="Heading1"/>
        <w:rPr>
          <w:b/>
          <w:bCs/>
          <w:color w:val="000000" w:themeColor="text1"/>
          <w:sz w:val="36"/>
          <w:szCs w:val="36"/>
        </w:rPr>
      </w:pPr>
      <w:r w:rsidRPr="00027C31">
        <w:rPr>
          <w:b/>
          <w:bCs/>
          <w:color w:val="000000" w:themeColor="text1"/>
          <w:sz w:val="36"/>
          <w:szCs w:val="36"/>
        </w:rPr>
        <w:t>4. Overall Result</w:t>
      </w:r>
    </w:p>
    <w:p w14:paraId="52798051" w14:textId="77777777" w:rsidR="000F38CB" w:rsidRPr="00746B4C" w:rsidRDefault="000F38CB">
      <w:pPr>
        <w:rPr>
          <w:b/>
          <w:bCs/>
          <w:sz w:val="32"/>
          <w:szCs w:val="32"/>
        </w:rPr>
      </w:pPr>
      <w:r w:rsidRPr="00746B4C">
        <w:rPr>
          <w:b/>
          <w:bCs/>
          <w:sz w:val="32"/>
          <w:szCs w:val="32"/>
        </w:rPr>
        <w:t>Total Test Cases: 14</w:t>
      </w:r>
    </w:p>
    <w:p w14:paraId="1A3C8D4D" w14:textId="77777777" w:rsidR="000F38CB" w:rsidRPr="00746B4C" w:rsidRDefault="000F38CB">
      <w:pPr>
        <w:rPr>
          <w:b/>
          <w:bCs/>
          <w:sz w:val="32"/>
          <w:szCs w:val="32"/>
        </w:rPr>
      </w:pPr>
      <w:r w:rsidRPr="00746B4C">
        <w:rPr>
          <w:b/>
          <w:bCs/>
          <w:sz w:val="32"/>
          <w:szCs w:val="32"/>
        </w:rPr>
        <w:t>Passed: 14</w:t>
      </w:r>
    </w:p>
    <w:p w14:paraId="20058FB4" w14:textId="77777777" w:rsidR="000F38CB" w:rsidRPr="00746B4C" w:rsidRDefault="000F38CB">
      <w:pPr>
        <w:rPr>
          <w:b/>
          <w:bCs/>
          <w:sz w:val="32"/>
          <w:szCs w:val="32"/>
        </w:rPr>
      </w:pPr>
      <w:r w:rsidRPr="00746B4C">
        <w:rPr>
          <w:b/>
          <w:bCs/>
          <w:sz w:val="32"/>
          <w:szCs w:val="32"/>
        </w:rPr>
        <w:t>Failed: 0</w:t>
      </w:r>
    </w:p>
    <w:p w14:paraId="10669FDF" w14:textId="77777777" w:rsidR="000F38CB" w:rsidRPr="00746B4C" w:rsidRDefault="000F38CB">
      <w:pPr>
        <w:rPr>
          <w:b/>
          <w:bCs/>
          <w:sz w:val="32"/>
          <w:szCs w:val="32"/>
        </w:rPr>
      </w:pPr>
      <w:r w:rsidRPr="00746B4C">
        <w:rPr>
          <w:b/>
          <w:bCs/>
          <w:sz w:val="32"/>
          <w:szCs w:val="32"/>
        </w:rPr>
        <w:t>Defects Found: 0</w:t>
      </w:r>
    </w:p>
    <w:p w14:paraId="4C0FD952" w14:textId="77777777" w:rsidR="000F38CB" w:rsidRPr="00746B4C" w:rsidRDefault="000F38CB">
      <w:pPr>
        <w:pStyle w:val="Heading2"/>
        <w:rPr>
          <w:rFonts w:asciiTheme="minorHAnsi" w:hAnsiTheme="minorHAnsi" w:cstheme="minorHAnsi"/>
          <w:b/>
          <w:bCs/>
          <w:color w:val="000000" w:themeColor="text1"/>
          <w:sz w:val="36"/>
          <w:szCs w:val="36"/>
        </w:rPr>
      </w:pPr>
      <w:r w:rsidRPr="00746B4C">
        <w:rPr>
          <w:rFonts w:asciiTheme="minorHAnsi" w:hAnsiTheme="minorHAnsi" w:cstheme="minorHAnsi"/>
          <w:b/>
          <w:bCs/>
          <w:color w:val="000000" w:themeColor="text1"/>
          <w:sz w:val="36"/>
          <w:szCs w:val="36"/>
        </w:rPr>
        <w:t>Conclusion:</w:t>
      </w:r>
    </w:p>
    <w:p w14:paraId="1710F82E" w14:textId="77777777" w:rsidR="000F38CB" w:rsidRPr="00027C31" w:rsidRDefault="000F38CB">
      <w:pPr>
        <w:rPr>
          <w:sz w:val="32"/>
          <w:szCs w:val="32"/>
        </w:rPr>
      </w:pPr>
      <w:r w:rsidRPr="00027C31">
        <w:rPr>
          <w:sz w:val="32"/>
          <w:szCs w:val="32"/>
        </w:rPr>
        <w:t>All tests were successfully executed. The system meets the expected requirements and is ready for deployment/move to the next phase.</w:t>
      </w:r>
    </w:p>
    <w:p w14:paraId="010DCAF1" w14:textId="77777777" w:rsidR="000F38CB" w:rsidRPr="00746B4C" w:rsidRDefault="000F38CB">
      <w:pPr>
        <w:pStyle w:val="Heading2"/>
        <w:rPr>
          <w:rFonts w:asciiTheme="minorHAnsi" w:hAnsiTheme="minorHAnsi" w:cstheme="minorHAnsi"/>
          <w:b/>
          <w:bCs/>
          <w:color w:val="000000" w:themeColor="text1"/>
        </w:rPr>
      </w:pPr>
      <w:r w:rsidRPr="00746B4C">
        <w:rPr>
          <w:rFonts w:asciiTheme="minorHAnsi" w:hAnsiTheme="minorHAnsi" w:cstheme="minorHAnsi"/>
          <w:b/>
          <w:bCs/>
          <w:color w:val="000000" w:themeColor="text1"/>
        </w:rPr>
        <w:lastRenderedPageBreak/>
        <w:t>Notes:</w:t>
      </w:r>
    </w:p>
    <w:p w14:paraId="092F24F2" w14:textId="77777777" w:rsidR="000F38CB" w:rsidRPr="00027C31" w:rsidRDefault="000F38CB">
      <w:pPr>
        <w:rPr>
          <w:sz w:val="32"/>
          <w:szCs w:val="32"/>
        </w:rPr>
      </w:pPr>
      <w:r>
        <w:t xml:space="preserve">- </w:t>
      </w:r>
      <w:r w:rsidRPr="00027C31">
        <w:rPr>
          <w:sz w:val="32"/>
          <w:szCs w:val="32"/>
        </w:rPr>
        <w:t>No functional bugs were found during testing.</w:t>
      </w:r>
      <w:r w:rsidRPr="00027C31">
        <w:rPr>
          <w:sz w:val="32"/>
          <w:szCs w:val="32"/>
        </w:rPr>
        <w:br/>
        <w:t>- Minor UI improvements (e.g., adding input restrictions to accept only numbers) could further enhance user experience.</w:t>
      </w:r>
      <w:r w:rsidRPr="00027C31">
        <w:rPr>
          <w:sz w:val="32"/>
          <w:szCs w:val="32"/>
        </w:rPr>
        <w:br/>
        <w:t>- Recommend setting up automated unit tests for future updates.</w:t>
      </w:r>
    </w:p>
    <w:p w14:paraId="441FDF59" w14:textId="77777777" w:rsidR="00027C31" w:rsidRDefault="000F38CB">
      <w:pPr>
        <w:rPr>
          <w:rFonts w:ascii="Times New Roman" w:hAnsi="Times New Roman" w:cs="Times New Roman"/>
          <w:b/>
          <w:bCs/>
          <w:sz w:val="32"/>
          <w:szCs w:val="32"/>
        </w:rPr>
      </w:pPr>
      <w:r w:rsidRPr="00042401">
        <w:rPr>
          <w:rFonts w:ascii="Times New Roman" w:hAnsi="Times New Roman" w:cs="Times New Roman"/>
          <w:b/>
          <w:bCs/>
          <w:sz w:val="32"/>
          <w:szCs w:val="32"/>
        </w:rPr>
        <w:t xml:space="preserve">                                             </w:t>
      </w:r>
    </w:p>
    <w:p w14:paraId="3CF28A10" w14:textId="77777777" w:rsidR="00027C31" w:rsidRDefault="00027C31">
      <w:pPr>
        <w:rPr>
          <w:rFonts w:ascii="Times New Roman" w:hAnsi="Times New Roman" w:cs="Times New Roman"/>
          <w:b/>
          <w:bCs/>
          <w:sz w:val="32"/>
          <w:szCs w:val="32"/>
        </w:rPr>
      </w:pPr>
    </w:p>
    <w:p w14:paraId="108895CE" w14:textId="77777777" w:rsidR="00027C31" w:rsidRDefault="00027C31">
      <w:pPr>
        <w:rPr>
          <w:rFonts w:ascii="Times New Roman" w:hAnsi="Times New Roman" w:cs="Times New Roman"/>
          <w:b/>
          <w:bCs/>
          <w:sz w:val="32"/>
          <w:szCs w:val="32"/>
        </w:rPr>
      </w:pPr>
    </w:p>
    <w:p w14:paraId="6D8EF8F7" w14:textId="77777777" w:rsidR="00027C31" w:rsidRDefault="00027C31">
      <w:pPr>
        <w:rPr>
          <w:rFonts w:ascii="Times New Roman" w:hAnsi="Times New Roman" w:cs="Times New Roman"/>
          <w:b/>
          <w:bCs/>
          <w:sz w:val="32"/>
          <w:szCs w:val="32"/>
        </w:rPr>
      </w:pPr>
    </w:p>
    <w:p w14:paraId="01466719" w14:textId="77777777" w:rsidR="00027C31" w:rsidRDefault="00027C31">
      <w:pPr>
        <w:rPr>
          <w:rFonts w:ascii="Times New Roman" w:hAnsi="Times New Roman" w:cs="Times New Roman"/>
          <w:b/>
          <w:bCs/>
          <w:sz w:val="32"/>
          <w:szCs w:val="32"/>
        </w:rPr>
      </w:pPr>
    </w:p>
    <w:p w14:paraId="33EF2D69" w14:textId="77777777" w:rsidR="00027C31" w:rsidRDefault="00027C31">
      <w:pPr>
        <w:rPr>
          <w:rFonts w:ascii="Times New Roman" w:hAnsi="Times New Roman" w:cs="Times New Roman"/>
          <w:b/>
          <w:bCs/>
          <w:sz w:val="32"/>
          <w:szCs w:val="32"/>
        </w:rPr>
      </w:pPr>
    </w:p>
    <w:p w14:paraId="1C78BE09" w14:textId="77777777" w:rsidR="00027C31" w:rsidRDefault="00027C31">
      <w:pPr>
        <w:rPr>
          <w:rFonts w:ascii="Times New Roman" w:hAnsi="Times New Roman" w:cs="Times New Roman"/>
          <w:b/>
          <w:bCs/>
          <w:sz w:val="32"/>
          <w:szCs w:val="32"/>
        </w:rPr>
      </w:pPr>
    </w:p>
    <w:p w14:paraId="4915D8EB" w14:textId="77777777" w:rsidR="00027C31" w:rsidRDefault="00027C31">
      <w:pPr>
        <w:rPr>
          <w:rFonts w:ascii="Times New Roman" w:hAnsi="Times New Roman" w:cs="Times New Roman"/>
          <w:b/>
          <w:bCs/>
          <w:sz w:val="32"/>
          <w:szCs w:val="32"/>
        </w:rPr>
      </w:pPr>
    </w:p>
    <w:p w14:paraId="468D86DC" w14:textId="77777777" w:rsidR="00027C31" w:rsidRDefault="00027C31">
      <w:pPr>
        <w:rPr>
          <w:rFonts w:ascii="Times New Roman" w:hAnsi="Times New Roman" w:cs="Times New Roman"/>
          <w:b/>
          <w:bCs/>
          <w:sz w:val="32"/>
          <w:szCs w:val="32"/>
        </w:rPr>
      </w:pPr>
    </w:p>
    <w:p w14:paraId="5FB1613E" w14:textId="77777777" w:rsidR="00756585" w:rsidRDefault="00756585" w:rsidP="00027C31">
      <w:pPr>
        <w:jc w:val="center"/>
        <w:rPr>
          <w:rFonts w:ascii="Times New Roman" w:hAnsi="Times New Roman" w:cs="Times New Roman"/>
          <w:b/>
          <w:bCs/>
          <w:sz w:val="40"/>
          <w:szCs w:val="40"/>
          <w:u w:val="single"/>
        </w:rPr>
      </w:pPr>
    </w:p>
    <w:p w14:paraId="367EC37C" w14:textId="77777777" w:rsidR="00756585" w:rsidRDefault="00756585" w:rsidP="00027C31">
      <w:pPr>
        <w:jc w:val="center"/>
        <w:rPr>
          <w:rFonts w:ascii="Times New Roman" w:hAnsi="Times New Roman" w:cs="Times New Roman"/>
          <w:b/>
          <w:bCs/>
          <w:sz w:val="40"/>
          <w:szCs w:val="40"/>
          <w:u w:val="single"/>
        </w:rPr>
      </w:pPr>
    </w:p>
    <w:p w14:paraId="7C71A6E0" w14:textId="77777777" w:rsidR="00756585" w:rsidRDefault="00756585" w:rsidP="00027C31">
      <w:pPr>
        <w:jc w:val="center"/>
        <w:rPr>
          <w:rFonts w:ascii="Times New Roman" w:hAnsi="Times New Roman" w:cs="Times New Roman"/>
          <w:b/>
          <w:bCs/>
          <w:sz w:val="40"/>
          <w:szCs w:val="40"/>
          <w:u w:val="single"/>
        </w:rPr>
      </w:pPr>
    </w:p>
    <w:p w14:paraId="5A0F9183" w14:textId="77777777" w:rsidR="00756585" w:rsidRDefault="00756585" w:rsidP="00027C31">
      <w:pPr>
        <w:jc w:val="center"/>
        <w:rPr>
          <w:rFonts w:ascii="Times New Roman" w:hAnsi="Times New Roman" w:cs="Times New Roman"/>
          <w:b/>
          <w:bCs/>
          <w:sz w:val="40"/>
          <w:szCs w:val="40"/>
          <w:u w:val="single"/>
        </w:rPr>
      </w:pPr>
    </w:p>
    <w:p w14:paraId="2F124BDD" w14:textId="77777777" w:rsidR="00756585" w:rsidRDefault="00756585" w:rsidP="00027C31">
      <w:pPr>
        <w:jc w:val="center"/>
        <w:rPr>
          <w:rFonts w:ascii="Times New Roman" w:hAnsi="Times New Roman" w:cs="Times New Roman"/>
          <w:b/>
          <w:bCs/>
          <w:sz w:val="40"/>
          <w:szCs w:val="40"/>
          <w:u w:val="single"/>
        </w:rPr>
      </w:pPr>
    </w:p>
    <w:p w14:paraId="353D273E" w14:textId="77777777" w:rsidR="00756585" w:rsidRDefault="00756585" w:rsidP="00027C31">
      <w:pPr>
        <w:jc w:val="center"/>
        <w:rPr>
          <w:rFonts w:ascii="Times New Roman" w:hAnsi="Times New Roman" w:cs="Times New Roman"/>
          <w:b/>
          <w:bCs/>
          <w:sz w:val="40"/>
          <w:szCs w:val="40"/>
          <w:u w:val="single"/>
        </w:rPr>
      </w:pPr>
    </w:p>
    <w:p w14:paraId="4735757E" w14:textId="77777777" w:rsidR="00756585" w:rsidRDefault="00756585" w:rsidP="00027C31">
      <w:pPr>
        <w:jc w:val="center"/>
        <w:rPr>
          <w:rFonts w:ascii="Times New Roman" w:hAnsi="Times New Roman" w:cs="Times New Roman"/>
          <w:b/>
          <w:bCs/>
          <w:sz w:val="40"/>
          <w:szCs w:val="40"/>
          <w:u w:val="single"/>
        </w:rPr>
      </w:pPr>
    </w:p>
    <w:p w14:paraId="55E6EECB" w14:textId="77777777" w:rsidR="00756585" w:rsidRDefault="00756585" w:rsidP="00027C31">
      <w:pPr>
        <w:jc w:val="center"/>
        <w:rPr>
          <w:rFonts w:ascii="Times New Roman" w:hAnsi="Times New Roman" w:cs="Times New Roman"/>
          <w:b/>
          <w:bCs/>
          <w:sz w:val="40"/>
          <w:szCs w:val="40"/>
          <w:u w:val="single"/>
        </w:rPr>
      </w:pPr>
    </w:p>
    <w:p w14:paraId="6A3CA2D9" w14:textId="77777777" w:rsidR="00756585" w:rsidRDefault="00756585" w:rsidP="00027C31">
      <w:pPr>
        <w:jc w:val="center"/>
        <w:rPr>
          <w:rFonts w:ascii="Times New Roman" w:hAnsi="Times New Roman" w:cs="Times New Roman"/>
          <w:b/>
          <w:bCs/>
          <w:sz w:val="40"/>
          <w:szCs w:val="40"/>
          <w:u w:val="single"/>
        </w:rPr>
      </w:pPr>
    </w:p>
    <w:p w14:paraId="4659FBA6" w14:textId="77777777" w:rsidR="00756585" w:rsidRDefault="00756585" w:rsidP="00027C31">
      <w:pPr>
        <w:jc w:val="center"/>
        <w:rPr>
          <w:rFonts w:ascii="Times New Roman" w:hAnsi="Times New Roman" w:cs="Times New Roman"/>
          <w:b/>
          <w:bCs/>
          <w:sz w:val="40"/>
          <w:szCs w:val="40"/>
          <w:u w:val="single"/>
        </w:rPr>
      </w:pPr>
    </w:p>
    <w:p w14:paraId="0A0A8E97" w14:textId="33405718" w:rsidR="000F38CB" w:rsidRPr="00B43D30" w:rsidRDefault="000F38CB" w:rsidP="00027C31">
      <w:pPr>
        <w:jc w:val="center"/>
        <w:rPr>
          <w:rFonts w:cstheme="minorHAnsi"/>
          <w:b/>
          <w:bCs/>
          <w:sz w:val="48"/>
          <w:szCs w:val="48"/>
          <w:u w:val="single"/>
        </w:rPr>
      </w:pPr>
      <w:r w:rsidRPr="00B43D30">
        <w:rPr>
          <w:rFonts w:cstheme="minorHAnsi"/>
          <w:b/>
          <w:bCs/>
          <w:sz w:val="48"/>
          <w:szCs w:val="48"/>
          <w:u w:val="single"/>
        </w:rPr>
        <w:lastRenderedPageBreak/>
        <w:t>OUTPUTS</w:t>
      </w:r>
    </w:p>
    <w:p w14:paraId="520CF8A4" w14:textId="5F57A4C3" w:rsidR="000F38CB" w:rsidRPr="00880899" w:rsidRDefault="000F38CB">
      <w:pPr>
        <w:rPr>
          <w:rFonts w:cstheme="minorHAnsi"/>
          <w:b/>
          <w:bCs/>
          <w:sz w:val="32"/>
          <w:szCs w:val="32"/>
          <w:u w:val="single"/>
        </w:rPr>
      </w:pPr>
      <w:r w:rsidRPr="00880899">
        <w:rPr>
          <w:rFonts w:cstheme="minorHAnsi"/>
          <w:b/>
          <w:bCs/>
          <w:sz w:val="32"/>
          <w:szCs w:val="32"/>
        </w:rPr>
        <w:t>→</w:t>
      </w:r>
      <w:r w:rsidRPr="00880899">
        <w:rPr>
          <w:rFonts w:cstheme="minorHAnsi"/>
          <w:sz w:val="28"/>
          <w:szCs w:val="28"/>
        </w:rPr>
        <w:t xml:space="preserve"> </w:t>
      </w:r>
      <w:r w:rsidRPr="00880899">
        <w:rPr>
          <w:rFonts w:cstheme="minorHAnsi"/>
          <w:sz w:val="32"/>
          <w:szCs w:val="32"/>
        </w:rPr>
        <w:t xml:space="preserve">This is the user interface page where we have to input the values of PM2.5,PM10,NO2,SO2,CO,O3 in the respective blank spaces. </w:t>
      </w:r>
    </w:p>
    <w:p w14:paraId="56AB97D9" w14:textId="77777777" w:rsidR="000F38CB" w:rsidRDefault="000F38CB">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DBE4F57" wp14:editId="68F6A6DA">
            <wp:extent cx="5516880" cy="2695251"/>
            <wp:effectExtent l="0" t="0" r="7620" b="0"/>
            <wp:docPr id="138074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41575" name="Picture 138074157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16880" cy="2695251"/>
                    </a:xfrm>
                    <a:prstGeom prst="rect">
                      <a:avLst/>
                    </a:prstGeom>
                  </pic:spPr>
                </pic:pic>
              </a:graphicData>
            </a:graphic>
          </wp:inline>
        </w:drawing>
      </w:r>
    </w:p>
    <w:p w14:paraId="0FED4BBB" w14:textId="77777777" w:rsidR="000F38CB" w:rsidRDefault="000F38CB">
      <w:pPr>
        <w:rPr>
          <w:rFonts w:ascii="Times New Roman" w:hAnsi="Times New Roman" w:cs="Times New Roman"/>
          <w:sz w:val="32"/>
          <w:szCs w:val="32"/>
        </w:rPr>
      </w:pPr>
    </w:p>
    <w:p w14:paraId="1D7F0DFE" w14:textId="77777777" w:rsidR="000F38CB" w:rsidRPr="00BC13C7" w:rsidRDefault="000F38CB">
      <w:pPr>
        <w:rPr>
          <w:rFonts w:cstheme="minorHAnsi"/>
          <w:sz w:val="32"/>
          <w:szCs w:val="32"/>
        </w:rPr>
      </w:pPr>
      <w:r w:rsidRPr="00BC13C7">
        <w:rPr>
          <w:rFonts w:cstheme="minorHAnsi"/>
          <w:b/>
          <w:bCs/>
          <w:sz w:val="32"/>
          <w:szCs w:val="32"/>
        </w:rPr>
        <w:t xml:space="preserve">→ </w:t>
      </w:r>
      <w:r w:rsidRPr="00BC13C7">
        <w:rPr>
          <w:rFonts w:cstheme="minorHAnsi"/>
          <w:sz w:val="32"/>
          <w:szCs w:val="32"/>
        </w:rPr>
        <w:t>In this page, we have given the respective input values of the parameters specified.</w:t>
      </w:r>
    </w:p>
    <w:p w14:paraId="2E488092" w14:textId="77777777" w:rsidR="000F38CB" w:rsidRDefault="000F38CB">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96BE8C3" wp14:editId="1BCD6C70">
            <wp:extent cx="5210175" cy="2943225"/>
            <wp:effectExtent l="0" t="0" r="9525" b="9525"/>
            <wp:docPr id="1186977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77490" name="Picture 118697749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10175" cy="2943225"/>
                    </a:xfrm>
                    <a:prstGeom prst="rect">
                      <a:avLst/>
                    </a:prstGeom>
                  </pic:spPr>
                </pic:pic>
              </a:graphicData>
            </a:graphic>
          </wp:inline>
        </w:drawing>
      </w:r>
    </w:p>
    <w:p w14:paraId="36580D35" w14:textId="77777777" w:rsidR="00DA334F" w:rsidRDefault="00DA334F">
      <w:pPr>
        <w:rPr>
          <w:rFonts w:cstheme="minorHAnsi"/>
          <w:b/>
          <w:bCs/>
          <w:sz w:val="32"/>
          <w:szCs w:val="32"/>
        </w:rPr>
      </w:pPr>
    </w:p>
    <w:p w14:paraId="68F3ED72" w14:textId="77777777" w:rsidR="00DA334F" w:rsidRDefault="00DA334F">
      <w:pPr>
        <w:rPr>
          <w:rFonts w:cstheme="minorHAnsi"/>
          <w:b/>
          <w:bCs/>
          <w:sz w:val="32"/>
          <w:szCs w:val="32"/>
        </w:rPr>
      </w:pPr>
    </w:p>
    <w:p w14:paraId="2E793CD4" w14:textId="3A3EF2C4" w:rsidR="000F38CB" w:rsidRPr="00BC13C7" w:rsidRDefault="000F38CB">
      <w:pPr>
        <w:rPr>
          <w:rFonts w:cstheme="minorHAnsi"/>
          <w:sz w:val="32"/>
          <w:szCs w:val="32"/>
        </w:rPr>
      </w:pPr>
      <w:r w:rsidRPr="00BC13C7">
        <w:rPr>
          <w:rFonts w:cstheme="minorHAnsi"/>
          <w:b/>
          <w:bCs/>
          <w:sz w:val="32"/>
          <w:szCs w:val="32"/>
        </w:rPr>
        <w:lastRenderedPageBreak/>
        <w:t>→</w:t>
      </w:r>
      <w:r w:rsidR="00B43D30">
        <w:rPr>
          <w:rFonts w:cstheme="minorHAnsi"/>
          <w:b/>
          <w:bCs/>
          <w:sz w:val="32"/>
          <w:szCs w:val="32"/>
        </w:rPr>
        <w:t xml:space="preserve"> </w:t>
      </w:r>
      <w:r w:rsidRPr="00BC13C7">
        <w:rPr>
          <w:rFonts w:cstheme="minorHAnsi"/>
          <w:sz w:val="32"/>
          <w:szCs w:val="32"/>
        </w:rPr>
        <w:t xml:space="preserve">After specifying the values, submit button is being clicked. And this is the result it displays. </w:t>
      </w:r>
    </w:p>
    <w:p w14:paraId="7C1F580B" w14:textId="77777777" w:rsidR="000F38CB" w:rsidRDefault="000F38CB">
      <w:pPr>
        <w:rPr>
          <w:rFonts w:ascii="Times New Roman" w:hAnsi="Times New Roman" w:cs="Times New Roman"/>
          <w:sz w:val="32"/>
          <w:szCs w:val="32"/>
        </w:rPr>
      </w:pPr>
    </w:p>
    <w:p w14:paraId="5981A5B1" w14:textId="77777777" w:rsidR="000F38CB" w:rsidRPr="005637AE" w:rsidRDefault="000F38C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2C5D83C" wp14:editId="6B053D93">
            <wp:extent cx="5955030" cy="3342070"/>
            <wp:effectExtent l="0" t="0" r="7620" b="0"/>
            <wp:docPr id="1744868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8733" name="Picture 174486873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69693" cy="3350299"/>
                    </a:xfrm>
                    <a:prstGeom prst="rect">
                      <a:avLst/>
                    </a:prstGeom>
                  </pic:spPr>
                </pic:pic>
              </a:graphicData>
            </a:graphic>
          </wp:inline>
        </w:drawing>
      </w:r>
    </w:p>
    <w:p w14:paraId="16C890A5" w14:textId="77777777" w:rsidR="000F38CB" w:rsidRPr="003B29B7" w:rsidRDefault="000F38CB" w:rsidP="0029506A">
      <w:pPr>
        <w:rPr>
          <w:rFonts w:ascii="Consolas" w:hAnsi="Consolas" w:cs="Times New Roman"/>
        </w:rPr>
      </w:pPr>
    </w:p>
    <w:p w14:paraId="2761B613" w14:textId="77777777" w:rsidR="000F38CB" w:rsidRPr="003B29B7" w:rsidRDefault="000F38CB" w:rsidP="0029506A">
      <w:pPr>
        <w:rPr>
          <w:rFonts w:ascii="Times New Roman" w:hAnsi="Times New Roman" w:cs="Times New Roman"/>
        </w:rPr>
      </w:pPr>
    </w:p>
    <w:p w14:paraId="6A92D037" w14:textId="77777777" w:rsidR="000F38CB" w:rsidRPr="003B29B7" w:rsidRDefault="000F38CB" w:rsidP="00C43C44">
      <w:pPr>
        <w:rPr>
          <w:rFonts w:ascii="Consolas" w:hAnsi="Consolas" w:cs="Times New Roman"/>
        </w:rPr>
      </w:pPr>
    </w:p>
    <w:p w14:paraId="1D4ABB9A" w14:textId="77777777" w:rsidR="000F38CB" w:rsidRDefault="000F38CB" w:rsidP="00C43C44">
      <w:pPr>
        <w:rPr>
          <w:rFonts w:ascii="Times New Roman" w:hAnsi="Times New Roman" w:cs="Times New Roman"/>
          <w:sz w:val="28"/>
          <w:szCs w:val="28"/>
        </w:rPr>
      </w:pPr>
    </w:p>
    <w:p w14:paraId="570BD2D1" w14:textId="77777777" w:rsidR="000F38CB" w:rsidRPr="00C43C44" w:rsidRDefault="000F38CB" w:rsidP="00C43C44">
      <w:pPr>
        <w:rPr>
          <w:rFonts w:ascii="Times New Roman" w:hAnsi="Times New Roman" w:cs="Times New Roman"/>
          <w:sz w:val="28"/>
          <w:szCs w:val="28"/>
        </w:rPr>
      </w:pPr>
    </w:p>
    <w:p w14:paraId="7BA38DE3" w14:textId="77777777" w:rsidR="000F38CB" w:rsidRPr="00C43C44" w:rsidRDefault="000F38CB" w:rsidP="00C43C44">
      <w:pPr>
        <w:rPr>
          <w:rFonts w:ascii="Times New Roman" w:hAnsi="Times New Roman" w:cs="Times New Roman"/>
          <w:sz w:val="28"/>
          <w:szCs w:val="28"/>
        </w:rPr>
      </w:pPr>
    </w:p>
    <w:p w14:paraId="4C87483B" w14:textId="77777777" w:rsidR="000F38CB" w:rsidRDefault="000F38CB" w:rsidP="00C43C44">
      <w:pPr>
        <w:rPr>
          <w:rFonts w:ascii="Times New Roman" w:hAnsi="Times New Roman" w:cs="Times New Roman"/>
          <w:sz w:val="28"/>
          <w:szCs w:val="28"/>
        </w:rPr>
      </w:pPr>
    </w:p>
    <w:p w14:paraId="7CEAE88E" w14:textId="77777777" w:rsidR="000F38CB" w:rsidRPr="00C43C44" w:rsidRDefault="000F38CB" w:rsidP="00C43C44">
      <w:pPr>
        <w:rPr>
          <w:rFonts w:ascii="Times New Roman" w:hAnsi="Times New Roman" w:cs="Times New Roman"/>
          <w:sz w:val="28"/>
          <w:szCs w:val="28"/>
        </w:rPr>
      </w:pPr>
    </w:p>
    <w:p w14:paraId="5AE889B8" w14:textId="77777777" w:rsidR="000F38CB" w:rsidRPr="00C43C44" w:rsidRDefault="000F38CB" w:rsidP="00D55D05">
      <w:pPr>
        <w:rPr>
          <w:rFonts w:ascii="Times New Roman" w:hAnsi="Times New Roman" w:cs="Times New Roman"/>
          <w:sz w:val="28"/>
          <w:szCs w:val="28"/>
        </w:rPr>
      </w:pPr>
    </w:p>
    <w:p w14:paraId="25F834AF" w14:textId="77777777" w:rsidR="000F38CB" w:rsidRPr="00C43C44" w:rsidRDefault="000F38CB" w:rsidP="00D55D05">
      <w:pPr>
        <w:rPr>
          <w:rFonts w:ascii="Consolas" w:hAnsi="Consolas" w:cs="Times New Roman"/>
        </w:rPr>
      </w:pPr>
    </w:p>
    <w:p w14:paraId="3E09D313" w14:textId="77777777" w:rsidR="000F38CB" w:rsidRPr="007E452D" w:rsidRDefault="000F38CB" w:rsidP="00D55D05">
      <w:pPr>
        <w:rPr>
          <w:rFonts w:ascii="Times New Roman" w:hAnsi="Times New Roman" w:cs="Times New Roman"/>
          <w:sz w:val="28"/>
          <w:szCs w:val="28"/>
        </w:rPr>
      </w:pPr>
    </w:p>
    <w:p w14:paraId="19F34DE8" w14:textId="77777777" w:rsidR="000F38CB" w:rsidRDefault="000F38CB"/>
    <w:p w14:paraId="2B967AEF" w14:textId="77777777" w:rsidR="000F38CB" w:rsidRDefault="000F38CB"/>
    <w:p w14:paraId="22842593" w14:textId="77777777" w:rsidR="000F38CB" w:rsidRDefault="000F38CB"/>
    <w:p w14:paraId="653D4898" w14:textId="77777777" w:rsidR="000F38CB" w:rsidRDefault="000F38CB"/>
    <w:p w14:paraId="5BD3314F" w14:textId="559B19F0" w:rsidR="000F38CB" w:rsidRPr="005F43B1" w:rsidRDefault="00B43D30" w:rsidP="00A54A09">
      <w:pPr>
        <w:rPr>
          <w:rFonts w:cstheme="minorHAnsi"/>
          <w:b/>
          <w:bCs/>
          <w:sz w:val="56"/>
          <w:szCs w:val="56"/>
          <w:u w:val="single"/>
        </w:rPr>
      </w:pPr>
      <w:r>
        <w:lastRenderedPageBreak/>
        <w:t xml:space="preserve">                                                             </w:t>
      </w:r>
      <w:r w:rsidR="000F38CB" w:rsidRPr="00057C06">
        <w:rPr>
          <w:b/>
          <w:bCs/>
          <w:sz w:val="40"/>
          <w:szCs w:val="40"/>
        </w:rPr>
        <w:t xml:space="preserve"> </w:t>
      </w:r>
      <w:r w:rsidR="000F38CB" w:rsidRPr="005F43B1">
        <w:rPr>
          <w:rFonts w:cstheme="minorHAnsi"/>
          <w:b/>
          <w:bCs/>
          <w:sz w:val="56"/>
          <w:szCs w:val="56"/>
          <w:u w:val="single"/>
        </w:rPr>
        <w:t>C</w:t>
      </w:r>
      <w:r w:rsidRPr="005F43B1">
        <w:rPr>
          <w:rFonts w:cstheme="minorHAnsi"/>
          <w:b/>
          <w:bCs/>
          <w:sz w:val="56"/>
          <w:szCs w:val="56"/>
          <w:u w:val="single"/>
        </w:rPr>
        <w:t>ONCLUSION</w:t>
      </w:r>
    </w:p>
    <w:p w14:paraId="50177B37" w14:textId="77777777" w:rsidR="000F38CB" w:rsidRPr="006F65F2" w:rsidRDefault="000F38CB" w:rsidP="00A54A09">
      <w:pPr>
        <w:rPr>
          <w:sz w:val="32"/>
          <w:szCs w:val="32"/>
        </w:rPr>
      </w:pPr>
      <w:r w:rsidRPr="006F65F2">
        <w:rPr>
          <w:sz w:val="32"/>
          <w:szCs w:val="32"/>
        </w:rPr>
        <w:t>The Air Quality Index (AQI) Checker project has been successfully designed and tested in alignment with the stated requirements. The Software Requirements Specification (SRS) document clearly outlined the objectives, scope, functionality, and technical specifications of the project, focusing on providing a user-friendly, web-based application for calculating and displaying AQI based on user input for major pollutants.</w:t>
      </w:r>
    </w:p>
    <w:p w14:paraId="2FDECCD1" w14:textId="77777777" w:rsidR="000F38CB" w:rsidRPr="006F65F2" w:rsidRDefault="000F38CB" w:rsidP="00A54A09">
      <w:pPr>
        <w:rPr>
          <w:sz w:val="32"/>
          <w:szCs w:val="32"/>
        </w:rPr>
      </w:pPr>
      <w:r w:rsidRPr="006F65F2">
        <w:rPr>
          <w:sz w:val="32"/>
          <w:szCs w:val="32"/>
        </w:rPr>
        <w:t>Following the development phase, comprehensive testing—including unit, integration, and system testing—was conducted as detailed in the Test Case Document. All 14 test cases passed successfully, confirming that the system performs as expected without any functional defects. The application demonstrated proper input validation, accurate AQI calculations, reliable data processing, and responsive UI behavior across different environments.</w:t>
      </w:r>
    </w:p>
    <w:p w14:paraId="11642D9E" w14:textId="55F54224" w:rsidR="000F38CB" w:rsidRPr="006F65F2" w:rsidRDefault="000F38CB" w:rsidP="00A54A09">
      <w:pPr>
        <w:rPr>
          <w:sz w:val="32"/>
          <w:szCs w:val="32"/>
        </w:rPr>
      </w:pPr>
      <w:r w:rsidRPr="006F65F2">
        <w:rPr>
          <w:sz w:val="32"/>
          <w:szCs w:val="32"/>
        </w:rPr>
        <w:t xml:space="preserve">Minor UI enhancements were noted for future improvement, such as enforcing numeric input restrictions. Overall, the AQI Checker system </w:t>
      </w:r>
      <w:r w:rsidR="003E2A2F" w:rsidRPr="006F65F2">
        <w:rPr>
          <w:sz w:val="32"/>
          <w:szCs w:val="32"/>
        </w:rPr>
        <w:t>fulfils</w:t>
      </w:r>
      <w:r w:rsidRPr="006F65F2">
        <w:rPr>
          <w:sz w:val="32"/>
          <w:szCs w:val="32"/>
        </w:rPr>
        <w:t xml:space="preserve"> its intended purpose and is ready for deployment or advancement to subsequent phases, with a recommendation to implement automated testing for easier maintenance and scalability.</w:t>
      </w:r>
    </w:p>
    <w:p w14:paraId="4B36C902" w14:textId="77777777" w:rsidR="000F38CB" w:rsidRPr="005F43B1" w:rsidRDefault="000F38CB" w:rsidP="00A54A09">
      <w:pPr>
        <w:rPr>
          <w:rFonts w:cstheme="minorHAnsi"/>
          <w:b/>
          <w:bCs/>
          <w:sz w:val="52"/>
          <w:szCs w:val="52"/>
          <w:u w:val="single" w:color="0D0D0D" w:themeColor="text1" w:themeTint="F2"/>
        </w:rPr>
      </w:pPr>
      <w:r w:rsidRPr="00057C06">
        <w:rPr>
          <w:rFonts w:ascii="Bahnschrift SemiLight" w:hAnsi="Bahnschrift SemiLight"/>
          <w:b/>
          <w:bCs/>
          <w:sz w:val="28"/>
          <w:szCs w:val="28"/>
        </w:rPr>
        <w:t xml:space="preserve">                                       </w:t>
      </w:r>
      <w:r w:rsidRPr="005F43B1">
        <w:rPr>
          <w:rFonts w:cstheme="minorHAnsi"/>
          <w:b/>
          <w:bCs/>
          <w:sz w:val="52"/>
          <w:szCs w:val="52"/>
          <w:u w:val="single" w:color="0D0D0D" w:themeColor="text1" w:themeTint="F2"/>
        </w:rPr>
        <w:t>FUTURE SCOPE</w:t>
      </w:r>
    </w:p>
    <w:p w14:paraId="0FCA3DED" w14:textId="77777777" w:rsidR="000F38CB" w:rsidRPr="006F65F2" w:rsidRDefault="000F38CB" w:rsidP="00057C06">
      <w:pPr>
        <w:rPr>
          <w:sz w:val="32"/>
          <w:szCs w:val="32"/>
        </w:rPr>
      </w:pPr>
      <w:r w:rsidRPr="006F65F2">
        <w:rPr>
          <w:sz w:val="32"/>
          <w:szCs w:val="32"/>
        </w:rPr>
        <w:t>We plan to:</w:t>
      </w:r>
    </w:p>
    <w:p w14:paraId="5CB66BA9" w14:textId="77777777" w:rsidR="000F38CB" w:rsidRPr="006F65F2" w:rsidRDefault="000F38CB" w:rsidP="00057C06">
      <w:pPr>
        <w:rPr>
          <w:sz w:val="32"/>
          <w:szCs w:val="32"/>
        </w:rPr>
      </w:pPr>
      <w:r w:rsidRPr="006F65F2">
        <w:rPr>
          <w:sz w:val="32"/>
          <w:szCs w:val="32"/>
        </w:rPr>
        <w:t>1. Add Web Scraping to collect more data.</w:t>
      </w:r>
    </w:p>
    <w:p w14:paraId="5D4D25EF" w14:textId="77777777" w:rsidR="000F38CB" w:rsidRPr="006F65F2" w:rsidRDefault="000F38CB" w:rsidP="00057C06">
      <w:pPr>
        <w:rPr>
          <w:sz w:val="32"/>
          <w:szCs w:val="32"/>
        </w:rPr>
      </w:pPr>
      <w:r w:rsidRPr="006F65F2">
        <w:rPr>
          <w:sz w:val="32"/>
          <w:szCs w:val="32"/>
        </w:rPr>
        <w:t>2. Implement Log in/Sign up for user accounts.</w:t>
      </w:r>
    </w:p>
    <w:p w14:paraId="73B51F1B" w14:textId="77777777" w:rsidR="000F38CB" w:rsidRPr="006F65F2" w:rsidRDefault="000F38CB" w:rsidP="00057C06">
      <w:pPr>
        <w:rPr>
          <w:sz w:val="32"/>
          <w:szCs w:val="32"/>
        </w:rPr>
      </w:pPr>
      <w:r w:rsidRPr="006F65F2">
        <w:rPr>
          <w:sz w:val="32"/>
          <w:szCs w:val="32"/>
        </w:rPr>
        <w:t>3. Integrate Payment Gateway for premium features.</w:t>
      </w:r>
    </w:p>
    <w:p w14:paraId="0677547C" w14:textId="77777777" w:rsidR="000F38CB" w:rsidRPr="006F65F2" w:rsidRDefault="000F38CB" w:rsidP="00057C06">
      <w:pPr>
        <w:rPr>
          <w:sz w:val="32"/>
          <w:szCs w:val="32"/>
        </w:rPr>
      </w:pPr>
      <w:r w:rsidRPr="006F65F2">
        <w:rPr>
          <w:sz w:val="32"/>
          <w:szCs w:val="32"/>
        </w:rPr>
        <w:t>4. Allow Location Selection for accurate AQI predictions.</w:t>
      </w:r>
    </w:p>
    <w:p w14:paraId="53AF5DC0" w14:textId="77777777" w:rsidR="006F65F2" w:rsidRDefault="000F38CB">
      <w:pPr>
        <w:rPr>
          <w:sz w:val="32"/>
          <w:szCs w:val="32"/>
        </w:rPr>
      </w:pPr>
      <w:r w:rsidRPr="006F65F2">
        <w:rPr>
          <w:sz w:val="32"/>
          <w:szCs w:val="32"/>
        </w:rPr>
        <w:t>These additions will enhance the project's functionality and user experience</w:t>
      </w:r>
    </w:p>
    <w:p w14:paraId="3AE60FE0" w14:textId="4C0C771D" w:rsidR="000F38CB" w:rsidRPr="00B43D30" w:rsidRDefault="00B43D30" w:rsidP="00B43D30">
      <w:pPr>
        <w:rPr>
          <w:rFonts w:cstheme="minorHAnsi"/>
          <w:sz w:val="32"/>
          <w:szCs w:val="32"/>
          <w:u w:val="single"/>
        </w:rPr>
      </w:pPr>
      <w:r w:rsidRPr="00B43D30">
        <w:rPr>
          <w:rFonts w:asciiTheme="majorHAnsi" w:hAnsiTheme="majorHAnsi" w:cstheme="majorHAnsi"/>
          <w:b/>
          <w:sz w:val="52"/>
          <w:szCs w:val="52"/>
        </w:rPr>
        <w:lastRenderedPageBreak/>
        <w:t xml:space="preserve">                          </w:t>
      </w:r>
      <w:r w:rsidRPr="00B43D30">
        <w:rPr>
          <w:rFonts w:cstheme="minorHAnsi"/>
          <w:b/>
          <w:sz w:val="52"/>
          <w:szCs w:val="52"/>
          <w:u w:val="single"/>
        </w:rPr>
        <w:t>REFERENCES</w:t>
      </w:r>
      <w:r w:rsidR="000F38CB" w:rsidRPr="00B43D30">
        <w:rPr>
          <w:rFonts w:cstheme="minorHAnsi"/>
          <w:b/>
          <w:sz w:val="44"/>
          <w:szCs w:val="44"/>
          <w:u w:val="single"/>
        </w:rPr>
        <w:br/>
      </w:r>
    </w:p>
    <w:p w14:paraId="26FBC737" w14:textId="77777777" w:rsidR="000F38CB" w:rsidRPr="006F65F2" w:rsidRDefault="000F38CB">
      <w:pPr>
        <w:pStyle w:val="ListBullet"/>
        <w:rPr>
          <w:rFonts w:ascii="Times New Roman" w:hAnsi="Times New Roman" w:cs="Times New Roman"/>
          <w:sz w:val="32"/>
          <w:szCs w:val="32"/>
        </w:rPr>
      </w:pPr>
      <w:r w:rsidRPr="006F65F2">
        <w:rPr>
          <w:rFonts w:ascii="Times New Roman" w:hAnsi="Times New Roman" w:cs="Times New Roman"/>
          <w:sz w:val="32"/>
          <w:szCs w:val="32"/>
        </w:rPr>
        <w:t>https://www.wikipedia.org/</w:t>
      </w:r>
    </w:p>
    <w:p w14:paraId="24163D5B" w14:textId="77777777" w:rsidR="000F38CB" w:rsidRPr="006F65F2" w:rsidRDefault="000F38CB">
      <w:pPr>
        <w:pStyle w:val="ListBullet"/>
        <w:rPr>
          <w:rFonts w:ascii="Times New Roman" w:hAnsi="Times New Roman" w:cs="Times New Roman"/>
          <w:sz w:val="32"/>
          <w:szCs w:val="32"/>
        </w:rPr>
      </w:pPr>
      <w:r w:rsidRPr="006F65F2">
        <w:rPr>
          <w:rFonts w:ascii="Times New Roman" w:hAnsi="Times New Roman" w:cs="Times New Roman"/>
          <w:sz w:val="32"/>
          <w:szCs w:val="32"/>
        </w:rPr>
        <w:t>https://code.jquery.com/</w:t>
      </w:r>
    </w:p>
    <w:p w14:paraId="043CA4A1" w14:textId="77777777" w:rsidR="000F38CB" w:rsidRPr="006F65F2" w:rsidRDefault="000F38CB">
      <w:pPr>
        <w:pStyle w:val="ListBullet"/>
        <w:rPr>
          <w:rFonts w:ascii="Times New Roman" w:hAnsi="Times New Roman" w:cs="Times New Roman"/>
          <w:sz w:val="32"/>
          <w:szCs w:val="32"/>
        </w:rPr>
      </w:pPr>
      <w:r w:rsidRPr="006F65F2">
        <w:rPr>
          <w:rFonts w:ascii="Times New Roman" w:hAnsi="Times New Roman" w:cs="Times New Roman"/>
          <w:sz w:val="32"/>
          <w:szCs w:val="32"/>
        </w:rPr>
        <w:t>https://w3schools.com/</w:t>
      </w:r>
    </w:p>
    <w:p w14:paraId="25845C6D" w14:textId="77777777" w:rsidR="000F38CB" w:rsidRPr="006F65F2" w:rsidRDefault="000F38CB">
      <w:pPr>
        <w:pStyle w:val="ListBullet"/>
        <w:rPr>
          <w:rFonts w:ascii="Times New Roman" w:hAnsi="Times New Roman" w:cs="Times New Roman"/>
          <w:sz w:val="32"/>
          <w:szCs w:val="32"/>
        </w:rPr>
      </w:pPr>
      <w:r w:rsidRPr="006F65F2">
        <w:rPr>
          <w:rFonts w:ascii="Times New Roman" w:hAnsi="Times New Roman" w:cs="Times New Roman"/>
          <w:sz w:val="32"/>
          <w:szCs w:val="32"/>
        </w:rPr>
        <w:t>https://www.python.org/</w:t>
      </w:r>
    </w:p>
    <w:p w14:paraId="61DA9451" w14:textId="77777777" w:rsidR="000F38CB" w:rsidRPr="006F65F2" w:rsidRDefault="000F38CB">
      <w:pPr>
        <w:pStyle w:val="ListBullet"/>
        <w:rPr>
          <w:rFonts w:ascii="Times New Roman" w:hAnsi="Times New Roman" w:cs="Times New Roman"/>
          <w:sz w:val="32"/>
          <w:szCs w:val="32"/>
        </w:rPr>
      </w:pPr>
      <w:r w:rsidRPr="006F65F2">
        <w:rPr>
          <w:rFonts w:ascii="Times New Roman" w:hAnsi="Times New Roman" w:cs="Times New Roman"/>
          <w:sz w:val="32"/>
          <w:szCs w:val="32"/>
        </w:rPr>
        <w:t>https://www.geeksforgeeks.org/</w:t>
      </w:r>
    </w:p>
    <w:p w14:paraId="31CC932D" w14:textId="77777777" w:rsidR="000F38CB" w:rsidRDefault="000F38CB"/>
    <w:p w14:paraId="713035CD" w14:textId="77777777" w:rsidR="000F38CB" w:rsidRDefault="000F38CB"/>
    <w:p w14:paraId="78B7CF24" w14:textId="77777777" w:rsidR="000F38CB" w:rsidRDefault="000F38CB"/>
    <w:p w14:paraId="16900F03" w14:textId="77777777" w:rsidR="000F38CB" w:rsidRDefault="000F38CB"/>
    <w:p w14:paraId="2499CE69" w14:textId="77777777" w:rsidR="000F38CB" w:rsidRDefault="000F38CB"/>
    <w:sectPr w:rsidR="000F38CB" w:rsidSect="004D515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A1FFD2" w14:textId="77777777" w:rsidR="00660004" w:rsidRDefault="00660004" w:rsidP="003A17A2">
      <w:pPr>
        <w:spacing w:after="0" w:line="240" w:lineRule="auto"/>
      </w:pPr>
      <w:r>
        <w:separator/>
      </w:r>
    </w:p>
  </w:endnote>
  <w:endnote w:type="continuationSeparator" w:id="0">
    <w:p w14:paraId="0895A9A7" w14:textId="77777777" w:rsidR="00660004" w:rsidRDefault="00660004" w:rsidP="003A1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altName w:val="Consolas"/>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4223327"/>
      <w:docPartObj>
        <w:docPartGallery w:val="Page Numbers (Bottom of Page)"/>
        <w:docPartUnique/>
      </w:docPartObj>
    </w:sdtPr>
    <w:sdtEndPr>
      <w:rPr>
        <w:b/>
        <w:bCs/>
        <w:noProof/>
      </w:rPr>
    </w:sdtEndPr>
    <w:sdtContent>
      <w:p w14:paraId="551A72BE" w14:textId="0A0EEAC8" w:rsidR="00BC49FE" w:rsidRPr="00BC49FE" w:rsidRDefault="00BC49FE">
        <w:pPr>
          <w:pStyle w:val="Footer"/>
          <w:jc w:val="center"/>
          <w:rPr>
            <w:b/>
            <w:bCs/>
          </w:rPr>
        </w:pPr>
        <w:r w:rsidRPr="00BC49FE">
          <w:rPr>
            <w:b/>
            <w:bCs/>
          </w:rPr>
          <w:fldChar w:fldCharType="begin"/>
        </w:r>
        <w:r w:rsidRPr="00BC49FE">
          <w:rPr>
            <w:b/>
            <w:bCs/>
          </w:rPr>
          <w:instrText xml:space="preserve"> PAGE   \* MERGEFORMAT </w:instrText>
        </w:r>
        <w:r w:rsidRPr="00BC49FE">
          <w:rPr>
            <w:b/>
            <w:bCs/>
          </w:rPr>
          <w:fldChar w:fldCharType="separate"/>
        </w:r>
        <w:r w:rsidRPr="00BC49FE">
          <w:rPr>
            <w:b/>
            <w:bCs/>
            <w:noProof/>
          </w:rPr>
          <w:t>2</w:t>
        </w:r>
        <w:r w:rsidRPr="00BC49FE">
          <w:rPr>
            <w:b/>
            <w:bCs/>
            <w:noProof/>
          </w:rPr>
          <w:fldChar w:fldCharType="end"/>
        </w:r>
      </w:p>
    </w:sdtContent>
  </w:sdt>
  <w:p w14:paraId="7783B394" w14:textId="77777777" w:rsidR="00BC49FE" w:rsidRDefault="00BC49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471B8" w14:textId="77777777" w:rsidR="00660004" w:rsidRDefault="00660004" w:rsidP="003A17A2">
      <w:pPr>
        <w:spacing w:after="0" w:line="240" w:lineRule="auto"/>
      </w:pPr>
      <w:r>
        <w:separator/>
      </w:r>
    </w:p>
  </w:footnote>
  <w:footnote w:type="continuationSeparator" w:id="0">
    <w:p w14:paraId="54B508E1" w14:textId="77777777" w:rsidR="00660004" w:rsidRDefault="00660004" w:rsidP="003A1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2F097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F55B75"/>
    <w:multiLevelType w:val="hybridMultilevel"/>
    <w:tmpl w:val="A8FEC9AE"/>
    <w:lvl w:ilvl="0" w:tplc="7FFC7BAA">
      <w:numFmt w:val="bullet"/>
      <w:lvlText w:val="-"/>
      <w:lvlJc w:val="left"/>
      <w:pPr>
        <w:ind w:left="720" w:hanging="360"/>
      </w:pPr>
      <w:rPr>
        <w:rFonts w:ascii="Calibri" w:eastAsia="Calibri" w:hAnsi="Calibri" w:cs="Calibri" w:hint="default"/>
        <w:spacing w:val="0"/>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4169A"/>
    <w:multiLevelType w:val="hybridMultilevel"/>
    <w:tmpl w:val="9D7AE49A"/>
    <w:lvl w:ilvl="0" w:tplc="7FFC7BAA">
      <w:numFmt w:val="bullet"/>
      <w:lvlText w:val="-"/>
      <w:lvlJc w:val="left"/>
      <w:pPr>
        <w:ind w:left="720" w:hanging="360"/>
      </w:pPr>
      <w:rPr>
        <w:rFonts w:ascii="Calibri" w:eastAsia="Calibri" w:hAnsi="Calibri" w:cs="Calibri" w:hint="default"/>
        <w:spacing w:val="0"/>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E72E5"/>
    <w:multiLevelType w:val="hybridMultilevel"/>
    <w:tmpl w:val="F418E2D2"/>
    <w:lvl w:ilvl="0" w:tplc="7FFC7BAA">
      <w:numFmt w:val="bullet"/>
      <w:lvlText w:val="-"/>
      <w:lvlJc w:val="left"/>
      <w:pPr>
        <w:ind w:left="720" w:hanging="360"/>
      </w:pPr>
      <w:rPr>
        <w:rFonts w:ascii="Calibri" w:eastAsia="Calibri" w:hAnsi="Calibri" w:cs="Calibri" w:hint="default"/>
        <w:spacing w:val="0"/>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52FD1"/>
    <w:multiLevelType w:val="multilevel"/>
    <w:tmpl w:val="5EAA31CE"/>
    <w:lvl w:ilvl="0">
      <w:start w:val="1"/>
      <w:numFmt w:val="decimal"/>
      <w:lvlText w:val="%1"/>
      <w:lvlJc w:val="left"/>
      <w:pPr>
        <w:ind w:left="450" w:hanging="450"/>
      </w:pPr>
      <w:rPr>
        <w:rFonts w:hint="default"/>
        <w:sz w:val="36"/>
      </w:rPr>
    </w:lvl>
    <w:lvl w:ilvl="1">
      <w:start w:val="5"/>
      <w:numFmt w:val="decimal"/>
      <w:lvlText w:val="%1.%2"/>
      <w:lvlJc w:val="left"/>
      <w:pPr>
        <w:ind w:left="450" w:hanging="45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2160" w:hanging="2160"/>
      </w:pPr>
      <w:rPr>
        <w:rFonts w:hint="default"/>
        <w:sz w:val="36"/>
      </w:rPr>
    </w:lvl>
  </w:abstractNum>
  <w:abstractNum w:abstractNumId="5" w15:restartNumberingAfterBreak="0">
    <w:nsid w:val="0AE2332D"/>
    <w:multiLevelType w:val="hybridMultilevel"/>
    <w:tmpl w:val="08A021E2"/>
    <w:lvl w:ilvl="0" w:tplc="7FFC7BAA">
      <w:numFmt w:val="bullet"/>
      <w:lvlText w:val="-"/>
      <w:lvlJc w:val="left"/>
      <w:pPr>
        <w:ind w:left="720" w:hanging="360"/>
      </w:pPr>
      <w:rPr>
        <w:rFonts w:ascii="Calibri" w:eastAsia="Calibri" w:hAnsi="Calibri" w:cs="Calibri" w:hint="default"/>
        <w:spacing w:val="0"/>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DD2EF6"/>
    <w:multiLevelType w:val="hybridMultilevel"/>
    <w:tmpl w:val="9DDA2386"/>
    <w:lvl w:ilvl="0" w:tplc="7FFC7BAA">
      <w:numFmt w:val="bullet"/>
      <w:lvlText w:val="-"/>
      <w:lvlJc w:val="left"/>
      <w:pPr>
        <w:ind w:left="720" w:hanging="360"/>
      </w:pPr>
      <w:rPr>
        <w:rFonts w:ascii="Calibri" w:eastAsia="Calibri" w:hAnsi="Calibri" w:cs="Calibri" w:hint="default"/>
        <w:spacing w:val="0"/>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F797E"/>
    <w:multiLevelType w:val="hybridMultilevel"/>
    <w:tmpl w:val="3910A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532E89"/>
    <w:multiLevelType w:val="hybridMultilevel"/>
    <w:tmpl w:val="2A4E745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9" w15:restartNumberingAfterBreak="0">
    <w:nsid w:val="13F963BF"/>
    <w:multiLevelType w:val="hybridMultilevel"/>
    <w:tmpl w:val="CABC345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173C1445"/>
    <w:multiLevelType w:val="hybridMultilevel"/>
    <w:tmpl w:val="8F4C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B5B94"/>
    <w:multiLevelType w:val="hybridMultilevel"/>
    <w:tmpl w:val="17F2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C132C3"/>
    <w:multiLevelType w:val="hybridMultilevel"/>
    <w:tmpl w:val="2AA68E5E"/>
    <w:lvl w:ilvl="0" w:tplc="0409000B">
      <w:start w:val="1"/>
      <w:numFmt w:val="bullet"/>
      <w:lvlText w:val=""/>
      <w:lvlJc w:val="left"/>
      <w:pPr>
        <w:ind w:left="2159" w:hanging="360"/>
      </w:pPr>
      <w:rPr>
        <w:rFonts w:ascii="Wingdings" w:hAnsi="Wingdings" w:hint="default"/>
      </w:rPr>
    </w:lvl>
    <w:lvl w:ilvl="1" w:tplc="04090003" w:tentative="1">
      <w:start w:val="1"/>
      <w:numFmt w:val="bullet"/>
      <w:lvlText w:val="o"/>
      <w:lvlJc w:val="left"/>
      <w:pPr>
        <w:ind w:left="2879" w:hanging="360"/>
      </w:pPr>
      <w:rPr>
        <w:rFonts w:ascii="Courier New" w:hAnsi="Courier New" w:cs="Courier New" w:hint="default"/>
      </w:rPr>
    </w:lvl>
    <w:lvl w:ilvl="2" w:tplc="04090005" w:tentative="1">
      <w:start w:val="1"/>
      <w:numFmt w:val="bullet"/>
      <w:lvlText w:val=""/>
      <w:lvlJc w:val="left"/>
      <w:pPr>
        <w:ind w:left="3599" w:hanging="360"/>
      </w:pPr>
      <w:rPr>
        <w:rFonts w:ascii="Wingdings" w:hAnsi="Wingdings" w:hint="default"/>
      </w:rPr>
    </w:lvl>
    <w:lvl w:ilvl="3" w:tplc="04090001" w:tentative="1">
      <w:start w:val="1"/>
      <w:numFmt w:val="bullet"/>
      <w:lvlText w:val=""/>
      <w:lvlJc w:val="left"/>
      <w:pPr>
        <w:ind w:left="4319" w:hanging="360"/>
      </w:pPr>
      <w:rPr>
        <w:rFonts w:ascii="Symbol" w:hAnsi="Symbol" w:hint="default"/>
      </w:rPr>
    </w:lvl>
    <w:lvl w:ilvl="4" w:tplc="04090003" w:tentative="1">
      <w:start w:val="1"/>
      <w:numFmt w:val="bullet"/>
      <w:lvlText w:val="o"/>
      <w:lvlJc w:val="left"/>
      <w:pPr>
        <w:ind w:left="5039" w:hanging="360"/>
      </w:pPr>
      <w:rPr>
        <w:rFonts w:ascii="Courier New" w:hAnsi="Courier New" w:cs="Courier New" w:hint="default"/>
      </w:rPr>
    </w:lvl>
    <w:lvl w:ilvl="5" w:tplc="04090005" w:tentative="1">
      <w:start w:val="1"/>
      <w:numFmt w:val="bullet"/>
      <w:lvlText w:val=""/>
      <w:lvlJc w:val="left"/>
      <w:pPr>
        <w:ind w:left="5759" w:hanging="360"/>
      </w:pPr>
      <w:rPr>
        <w:rFonts w:ascii="Wingdings" w:hAnsi="Wingdings" w:hint="default"/>
      </w:rPr>
    </w:lvl>
    <w:lvl w:ilvl="6" w:tplc="04090001" w:tentative="1">
      <w:start w:val="1"/>
      <w:numFmt w:val="bullet"/>
      <w:lvlText w:val=""/>
      <w:lvlJc w:val="left"/>
      <w:pPr>
        <w:ind w:left="6479" w:hanging="360"/>
      </w:pPr>
      <w:rPr>
        <w:rFonts w:ascii="Symbol" w:hAnsi="Symbol" w:hint="default"/>
      </w:rPr>
    </w:lvl>
    <w:lvl w:ilvl="7" w:tplc="04090003" w:tentative="1">
      <w:start w:val="1"/>
      <w:numFmt w:val="bullet"/>
      <w:lvlText w:val="o"/>
      <w:lvlJc w:val="left"/>
      <w:pPr>
        <w:ind w:left="7199" w:hanging="360"/>
      </w:pPr>
      <w:rPr>
        <w:rFonts w:ascii="Courier New" w:hAnsi="Courier New" w:cs="Courier New" w:hint="default"/>
      </w:rPr>
    </w:lvl>
    <w:lvl w:ilvl="8" w:tplc="04090005" w:tentative="1">
      <w:start w:val="1"/>
      <w:numFmt w:val="bullet"/>
      <w:lvlText w:val=""/>
      <w:lvlJc w:val="left"/>
      <w:pPr>
        <w:ind w:left="7919" w:hanging="360"/>
      </w:pPr>
      <w:rPr>
        <w:rFonts w:ascii="Wingdings" w:hAnsi="Wingdings" w:hint="default"/>
      </w:rPr>
    </w:lvl>
  </w:abstractNum>
  <w:abstractNum w:abstractNumId="13" w15:restartNumberingAfterBreak="0">
    <w:nsid w:val="240D4EDB"/>
    <w:multiLevelType w:val="hybridMultilevel"/>
    <w:tmpl w:val="DBC2472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255A182C"/>
    <w:multiLevelType w:val="multilevel"/>
    <w:tmpl w:val="F7369694"/>
    <w:lvl w:ilvl="0">
      <w:start w:val="1"/>
      <w:numFmt w:val="decimal"/>
      <w:lvlText w:val="%1"/>
      <w:lvlJc w:val="left"/>
      <w:pPr>
        <w:ind w:left="375" w:hanging="375"/>
      </w:pPr>
      <w:rPr>
        <w:rFonts w:hint="default"/>
      </w:rPr>
    </w:lvl>
    <w:lvl w:ilvl="1">
      <w:start w:val="5"/>
      <w:numFmt w:val="decimal"/>
      <w:lvlText w:val="%1.%2"/>
      <w:lvlJc w:val="left"/>
      <w:pPr>
        <w:ind w:left="1167"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5" w15:restartNumberingAfterBreak="0">
    <w:nsid w:val="288F2561"/>
    <w:multiLevelType w:val="hybridMultilevel"/>
    <w:tmpl w:val="4566D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F437D4"/>
    <w:multiLevelType w:val="hybridMultilevel"/>
    <w:tmpl w:val="08842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016BD"/>
    <w:multiLevelType w:val="hybridMultilevel"/>
    <w:tmpl w:val="E5963874"/>
    <w:lvl w:ilvl="0" w:tplc="4AB8C4C4">
      <w:numFmt w:val="bullet"/>
      <w:lvlText w:val=""/>
      <w:lvlJc w:val="left"/>
      <w:pPr>
        <w:ind w:left="1860" w:hanging="360"/>
      </w:pPr>
      <w:rPr>
        <w:rFonts w:ascii="Wingdings" w:eastAsia="Wingdings" w:hAnsi="Wingdings" w:cs="Wingdings" w:hint="default"/>
        <w:b w:val="0"/>
        <w:bCs w:val="0"/>
        <w:i w:val="0"/>
        <w:iCs w:val="0"/>
        <w:spacing w:val="0"/>
        <w:w w:val="100"/>
        <w:sz w:val="24"/>
        <w:szCs w:val="24"/>
        <w:lang w:val="en-US" w:eastAsia="en-US" w:bidi="ar-SA"/>
      </w:rPr>
    </w:lvl>
    <w:lvl w:ilvl="1" w:tplc="05285094">
      <w:numFmt w:val="bullet"/>
      <w:lvlText w:val="•"/>
      <w:lvlJc w:val="left"/>
      <w:pPr>
        <w:ind w:left="2682" w:hanging="360"/>
      </w:pPr>
      <w:rPr>
        <w:rFonts w:hint="default"/>
        <w:lang w:val="en-US" w:eastAsia="en-US" w:bidi="ar-SA"/>
      </w:rPr>
    </w:lvl>
    <w:lvl w:ilvl="2" w:tplc="8CEE2BE0">
      <w:numFmt w:val="bullet"/>
      <w:lvlText w:val="•"/>
      <w:lvlJc w:val="left"/>
      <w:pPr>
        <w:ind w:left="3504" w:hanging="360"/>
      </w:pPr>
      <w:rPr>
        <w:rFonts w:hint="default"/>
        <w:lang w:val="en-US" w:eastAsia="en-US" w:bidi="ar-SA"/>
      </w:rPr>
    </w:lvl>
    <w:lvl w:ilvl="3" w:tplc="76422078">
      <w:numFmt w:val="bullet"/>
      <w:lvlText w:val="•"/>
      <w:lvlJc w:val="left"/>
      <w:pPr>
        <w:ind w:left="4326" w:hanging="360"/>
      </w:pPr>
      <w:rPr>
        <w:rFonts w:hint="default"/>
        <w:lang w:val="en-US" w:eastAsia="en-US" w:bidi="ar-SA"/>
      </w:rPr>
    </w:lvl>
    <w:lvl w:ilvl="4" w:tplc="23AE1CE8">
      <w:numFmt w:val="bullet"/>
      <w:lvlText w:val="•"/>
      <w:lvlJc w:val="left"/>
      <w:pPr>
        <w:ind w:left="5148" w:hanging="360"/>
      </w:pPr>
      <w:rPr>
        <w:rFonts w:hint="default"/>
        <w:lang w:val="en-US" w:eastAsia="en-US" w:bidi="ar-SA"/>
      </w:rPr>
    </w:lvl>
    <w:lvl w:ilvl="5" w:tplc="73142250">
      <w:numFmt w:val="bullet"/>
      <w:lvlText w:val="•"/>
      <w:lvlJc w:val="left"/>
      <w:pPr>
        <w:ind w:left="5970" w:hanging="360"/>
      </w:pPr>
      <w:rPr>
        <w:rFonts w:hint="default"/>
        <w:lang w:val="en-US" w:eastAsia="en-US" w:bidi="ar-SA"/>
      </w:rPr>
    </w:lvl>
    <w:lvl w:ilvl="6" w:tplc="DCCE5A14">
      <w:numFmt w:val="bullet"/>
      <w:lvlText w:val="•"/>
      <w:lvlJc w:val="left"/>
      <w:pPr>
        <w:ind w:left="6792" w:hanging="360"/>
      </w:pPr>
      <w:rPr>
        <w:rFonts w:hint="default"/>
        <w:lang w:val="en-US" w:eastAsia="en-US" w:bidi="ar-SA"/>
      </w:rPr>
    </w:lvl>
    <w:lvl w:ilvl="7" w:tplc="2F32F86A">
      <w:numFmt w:val="bullet"/>
      <w:lvlText w:val="•"/>
      <w:lvlJc w:val="left"/>
      <w:pPr>
        <w:ind w:left="7614" w:hanging="360"/>
      </w:pPr>
      <w:rPr>
        <w:rFonts w:hint="default"/>
        <w:lang w:val="en-US" w:eastAsia="en-US" w:bidi="ar-SA"/>
      </w:rPr>
    </w:lvl>
    <w:lvl w:ilvl="8" w:tplc="A052FEE0">
      <w:numFmt w:val="bullet"/>
      <w:lvlText w:val="•"/>
      <w:lvlJc w:val="left"/>
      <w:pPr>
        <w:ind w:left="8436" w:hanging="360"/>
      </w:pPr>
      <w:rPr>
        <w:rFonts w:hint="default"/>
        <w:lang w:val="en-US" w:eastAsia="en-US" w:bidi="ar-SA"/>
      </w:rPr>
    </w:lvl>
  </w:abstractNum>
  <w:abstractNum w:abstractNumId="18" w15:restartNumberingAfterBreak="0">
    <w:nsid w:val="2D832567"/>
    <w:multiLevelType w:val="hybridMultilevel"/>
    <w:tmpl w:val="87124E70"/>
    <w:lvl w:ilvl="0" w:tplc="0409000D">
      <w:start w:val="1"/>
      <w:numFmt w:val="bullet"/>
      <w:lvlText w:val=""/>
      <w:lvlJc w:val="left"/>
      <w:pPr>
        <w:ind w:left="2237" w:hanging="360"/>
      </w:pPr>
      <w:rPr>
        <w:rFonts w:ascii="Wingdings" w:hAnsi="Wingdings" w:hint="default"/>
      </w:rPr>
    </w:lvl>
    <w:lvl w:ilvl="1" w:tplc="04090003" w:tentative="1">
      <w:start w:val="1"/>
      <w:numFmt w:val="bullet"/>
      <w:lvlText w:val="o"/>
      <w:lvlJc w:val="left"/>
      <w:pPr>
        <w:ind w:left="2957" w:hanging="360"/>
      </w:pPr>
      <w:rPr>
        <w:rFonts w:ascii="Courier New" w:hAnsi="Courier New" w:cs="Courier New" w:hint="default"/>
      </w:rPr>
    </w:lvl>
    <w:lvl w:ilvl="2" w:tplc="04090005" w:tentative="1">
      <w:start w:val="1"/>
      <w:numFmt w:val="bullet"/>
      <w:lvlText w:val=""/>
      <w:lvlJc w:val="left"/>
      <w:pPr>
        <w:ind w:left="3677" w:hanging="360"/>
      </w:pPr>
      <w:rPr>
        <w:rFonts w:ascii="Wingdings" w:hAnsi="Wingdings" w:hint="default"/>
      </w:rPr>
    </w:lvl>
    <w:lvl w:ilvl="3" w:tplc="04090001" w:tentative="1">
      <w:start w:val="1"/>
      <w:numFmt w:val="bullet"/>
      <w:lvlText w:val=""/>
      <w:lvlJc w:val="left"/>
      <w:pPr>
        <w:ind w:left="4397" w:hanging="360"/>
      </w:pPr>
      <w:rPr>
        <w:rFonts w:ascii="Symbol" w:hAnsi="Symbol" w:hint="default"/>
      </w:rPr>
    </w:lvl>
    <w:lvl w:ilvl="4" w:tplc="04090003" w:tentative="1">
      <w:start w:val="1"/>
      <w:numFmt w:val="bullet"/>
      <w:lvlText w:val="o"/>
      <w:lvlJc w:val="left"/>
      <w:pPr>
        <w:ind w:left="5117" w:hanging="360"/>
      </w:pPr>
      <w:rPr>
        <w:rFonts w:ascii="Courier New" w:hAnsi="Courier New" w:cs="Courier New" w:hint="default"/>
      </w:rPr>
    </w:lvl>
    <w:lvl w:ilvl="5" w:tplc="04090005" w:tentative="1">
      <w:start w:val="1"/>
      <w:numFmt w:val="bullet"/>
      <w:lvlText w:val=""/>
      <w:lvlJc w:val="left"/>
      <w:pPr>
        <w:ind w:left="5837" w:hanging="360"/>
      </w:pPr>
      <w:rPr>
        <w:rFonts w:ascii="Wingdings" w:hAnsi="Wingdings" w:hint="default"/>
      </w:rPr>
    </w:lvl>
    <w:lvl w:ilvl="6" w:tplc="04090001" w:tentative="1">
      <w:start w:val="1"/>
      <w:numFmt w:val="bullet"/>
      <w:lvlText w:val=""/>
      <w:lvlJc w:val="left"/>
      <w:pPr>
        <w:ind w:left="6557" w:hanging="360"/>
      </w:pPr>
      <w:rPr>
        <w:rFonts w:ascii="Symbol" w:hAnsi="Symbol" w:hint="default"/>
      </w:rPr>
    </w:lvl>
    <w:lvl w:ilvl="7" w:tplc="04090003" w:tentative="1">
      <w:start w:val="1"/>
      <w:numFmt w:val="bullet"/>
      <w:lvlText w:val="o"/>
      <w:lvlJc w:val="left"/>
      <w:pPr>
        <w:ind w:left="7277" w:hanging="360"/>
      </w:pPr>
      <w:rPr>
        <w:rFonts w:ascii="Courier New" w:hAnsi="Courier New" w:cs="Courier New" w:hint="default"/>
      </w:rPr>
    </w:lvl>
    <w:lvl w:ilvl="8" w:tplc="04090005" w:tentative="1">
      <w:start w:val="1"/>
      <w:numFmt w:val="bullet"/>
      <w:lvlText w:val=""/>
      <w:lvlJc w:val="left"/>
      <w:pPr>
        <w:ind w:left="7997" w:hanging="360"/>
      </w:pPr>
      <w:rPr>
        <w:rFonts w:ascii="Wingdings" w:hAnsi="Wingdings" w:hint="default"/>
      </w:rPr>
    </w:lvl>
  </w:abstractNum>
  <w:abstractNum w:abstractNumId="19" w15:restartNumberingAfterBreak="0">
    <w:nsid w:val="2DD2056E"/>
    <w:multiLevelType w:val="hybridMultilevel"/>
    <w:tmpl w:val="067C05A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30014509"/>
    <w:multiLevelType w:val="hybridMultilevel"/>
    <w:tmpl w:val="70F49E00"/>
    <w:lvl w:ilvl="0" w:tplc="7FFC7BAA">
      <w:numFmt w:val="bullet"/>
      <w:lvlText w:val="-"/>
      <w:lvlJc w:val="left"/>
      <w:pPr>
        <w:ind w:left="720" w:hanging="360"/>
      </w:pPr>
      <w:rPr>
        <w:rFonts w:ascii="Calibri" w:eastAsia="Calibri" w:hAnsi="Calibri" w:cs="Calibri" w:hint="default"/>
        <w:spacing w:val="0"/>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B460E2"/>
    <w:multiLevelType w:val="hybridMultilevel"/>
    <w:tmpl w:val="02D8545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32F928C1"/>
    <w:multiLevelType w:val="hybridMultilevel"/>
    <w:tmpl w:val="3E4C735C"/>
    <w:lvl w:ilvl="0" w:tplc="1B2A9D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CF270E"/>
    <w:multiLevelType w:val="hybridMultilevel"/>
    <w:tmpl w:val="46FC9644"/>
    <w:lvl w:ilvl="0" w:tplc="47A87A38">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4" w15:restartNumberingAfterBreak="0">
    <w:nsid w:val="36354E92"/>
    <w:multiLevelType w:val="hybridMultilevel"/>
    <w:tmpl w:val="1892FD7A"/>
    <w:lvl w:ilvl="0" w:tplc="B94AECD6">
      <w:numFmt w:val="bullet"/>
      <w:lvlText w:val="•"/>
      <w:lvlJc w:val="left"/>
      <w:pPr>
        <w:ind w:left="0" w:hanging="202"/>
      </w:pPr>
      <w:rPr>
        <w:rFonts w:ascii="Calibri" w:eastAsia="Calibri" w:hAnsi="Calibri" w:cs="Calibri" w:hint="default"/>
        <w:b w:val="0"/>
        <w:bCs w:val="0"/>
        <w:i w:val="0"/>
        <w:iCs w:val="0"/>
        <w:spacing w:val="0"/>
        <w:w w:val="100"/>
        <w:sz w:val="28"/>
        <w:szCs w:val="28"/>
        <w:lang w:val="en-US" w:eastAsia="en-US" w:bidi="ar-SA"/>
      </w:rPr>
    </w:lvl>
    <w:lvl w:ilvl="1" w:tplc="80DE6344">
      <w:numFmt w:val="bullet"/>
      <w:lvlText w:val="•"/>
      <w:lvlJc w:val="left"/>
      <w:pPr>
        <w:ind w:left="1008" w:hanging="202"/>
      </w:pPr>
      <w:rPr>
        <w:rFonts w:hint="default"/>
        <w:lang w:val="en-US" w:eastAsia="en-US" w:bidi="ar-SA"/>
      </w:rPr>
    </w:lvl>
    <w:lvl w:ilvl="2" w:tplc="99F6136E">
      <w:numFmt w:val="bullet"/>
      <w:lvlText w:val="•"/>
      <w:lvlJc w:val="left"/>
      <w:pPr>
        <w:ind w:left="2016" w:hanging="202"/>
      </w:pPr>
      <w:rPr>
        <w:rFonts w:hint="default"/>
        <w:lang w:val="en-US" w:eastAsia="en-US" w:bidi="ar-SA"/>
      </w:rPr>
    </w:lvl>
    <w:lvl w:ilvl="3" w:tplc="A5EE1C16">
      <w:numFmt w:val="bullet"/>
      <w:lvlText w:val="•"/>
      <w:lvlJc w:val="left"/>
      <w:pPr>
        <w:ind w:left="3024" w:hanging="202"/>
      </w:pPr>
      <w:rPr>
        <w:rFonts w:hint="default"/>
        <w:lang w:val="en-US" w:eastAsia="en-US" w:bidi="ar-SA"/>
      </w:rPr>
    </w:lvl>
    <w:lvl w:ilvl="4" w:tplc="0242F69C">
      <w:numFmt w:val="bullet"/>
      <w:lvlText w:val="•"/>
      <w:lvlJc w:val="left"/>
      <w:pPr>
        <w:ind w:left="4032" w:hanging="202"/>
      </w:pPr>
      <w:rPr>
        <w:rFonts w:hint="default"/>
        <w:lang w:val="en-US" w:eastAsia="en-US" w:bidi="ar-SA"/>
      </w:rPr>
    </w:lvl>
    <w:lvl w:ilvl="5" w:tplc="59884854">
      <w:numFmt w:val="bullet"/>
      <w:lvlText w:val="•"/>
      <w:lvlJc w:val="left"/>
      <w:pPr>
        <w:ind w:left="5040" w:hanging="202"/>
      </w:pPr>
      <w:rPr>
        <w:rFonts w:hint="default"/>
        <w:lang w:val="en-US" w:eastAsia="en-US" w:bidi="ar-SA"/>
      </w:rPr>
    </w:lvl>
    <w:lvl w:ilvl="6" w:tplc="326E1D38">
      <w:numFmt w:val="bullet"/>
      <w:lvlText w:val="•"/>
      <w:lvlJc w:val="left"/>
      <w:pPr>
        <w:ind w:left="6048" w:hanging="202"/>
      </w:pPr>
      <w:rPr>
        <w:rFonts w:hint="default"/>
        <w:lang w:val="en-US" w:eastAsia="en-US" w:bidi="ar-SA"/>
      </w:rPr>
    </w:lvl>
    <w:lvl w:ilvl="7" w:tplc="6C1AB1DE">
      <w:numFmt w:val="bullet"/>
      <w:lvlText w:val="•"/>
      <w:lvlJc w:val="left"/>
      <w:pPr>
        <w:ind w:left="7056" w:hanging="202"/>
      </w:pPr>
      <w:rPr>
        <w:rFonts w:hint="default"/>
        <w:lang w:val="en-US" w:eastAsia="en-US" w:bidi="ar-SA"/>
      </w:rPr>
    </w:lvl>
    <w:lvl w:ilvl="8" w:tplc="36F49506">
      <w:numFmt w:val="bullet"/>
      <w:lvlText w:val="•"/>
      <w:lvlJc w:val="left"/>
      <w:pPr>
        <w:ind w:left="8064" w:hanging="202"/>
      </w:pPr>
      <w:rPr>
        <w:rFonts w:hint="default"/>
        <w:lang w:val="en-US" w:eastAsia="en-US" w:bidi="ar-SA"/>
      </w:rPr>
    </w:lvl>
  </w:abstractNum>
  <w:abstractNum w:abstractNumId="25" w15:restartNumberingAfterBreak="0">
    <w:nsid w:val="39844E3E"/>
    <w:multiLevelType w:val="hybridMultilevel"/>
    <w:tmpl w:val="C21EA0A4"/>
    <w:lvl w:ilvl="0" w:tplc="7FFC7BAA">
      <w:numFmt w:val="bullet"/>
      <w:lvlText w:val="-"/>
      <w:lvlJc w:val="left"/>
      <w:pPr>
        <w:ind w:left="720" w:hanging="360"/>
      </w:pPr>
      <w:rPr>
        <w:rFonts w:ascii="Calibri" w:eastAsia="Calibri" w:hAnsi="Calibri" w:cs="Calibri" w:hint="default"/>
        <w:spacing w:val="0"/>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A31197"/>
    <w:multiLevelType w:val="hybridMultilevel"/>
    <w:tmpl w:val="1D26A580"/>
    <w:lvl w:ilvl="0" w:tplc="CB1C9FA2">
      <w:numFmt w:val="bullet"/>
      <w:lvlText w:val=""/>
      <w:lvlJc w:val="left"/>
      <w:pPr>
        <w:ind w:left="1440" w:hanging="360"/>
      </w:pPr>
      <w:rPr>
        <w:rFonts w:ascii="Wingdings" w:eastAsia="Wingdings" w:hAnsi="Wingdings" w:cs="Wingdings" w:hint="default"/>
        <w:spacing w:val="0"/>
        <w:w w:val="100"/>
        <w:lang w:val="en-US" w:eastAsia="en-US" w:bidi="ar-SA"/>
      </w:rPr>
    </w:lvl>
    <w:lvl w:ilvl="1" w:tplc="7FFC7BAA">
      <w:numFmt w:val="bullet"/>
      <w:lvlText w:val="-"/>
      <w:lvlJc w:val="left"/>
      <w:pPr>
        <w:ind w:left="1678" w:hanging="128"/>
      </w:pPr>
      <w:rPr>
        <w:rFonts w:ascii="Calibri" w:eastAsia="Calibri" w:hAnsi="Calibri" w:cs="Calibri" w:hint="default"/>
        <w:spacing w:val="0"/>
        <w:w w:val="100"/>
        <w:lang w:val="en-US" w:eastAsia="en-US" w:bidi="ar-SA"/>
      </w:rPr>
    </w:lvl>
    <w:lvl w:ilvl="2" w:tplc="8C541E5E">
      <w:numFmt w:val="bullet"/>
      <w:lvlText w:val="•"/>
      <w:lvlJc w:val="left"/>
      <w:pPr>
        <w:ind w:left="2613" w:hanging="128"/>
      </w:pPr>
      <w:rPr>
        <w:rFonts w:hint="default"/>
        <w:lang w:val="en-US" w:eastAsia="en-US" w:bidi="ar-SA"/>
      </w:rPr>
    </w:lvl>
    <w:lvl w:ilvl="3" w:tplc="6F548260">
      <w:numFmt w:val="bullet"/>
      <w:lvlText w:val="•"/>
      <w:lvlJc w:val="left"/>
      <w:pPr>
        <w:ind w:left="3546" w:hanging="128"/>
      </w:pPr>
      <w:rPr>
        <w:rFonts w:hint="default"/>
        <w:lang w:val="en-US" w:eastAsia="en-US" w:bidi="ar-SA"/>
      </w:rPr>
    </w:lvl>
    <w:lvl w:ilvl="4" w:tplc="410CDF20">
      <w:numFmt w:val="bullet"/>
      <w:lvlText w:val="•"/>
      <w:lvlJc w:val="left"/>
      <w:pPr>
        <w:ind w:left="4480" w:hanging="128"/>
      </w:pPr>
      <w:rPr>
        <w:rFonts w:hint="default"/>
        <w:lang w:val="en-US" w:eastAsia="en-US" w:bidi="ar-SA"/>
      </w:rPr>
    </w:lvl>
    <w:lvl w:ilvl="5" w:tplc="6534030E">
      <w:numFmt w:val="bullet"/>
      <w:lvlText w:val="•"/>
      <w:lvlJc w:val="left"/>
      <w:pPr>
        <w:ind w:left="5413" w:hanging="128"/>
      </w:pPr>
      <w:rPr>
        <w:rFonts w:hint="default"/>
        <w:lang w:val="en-US" w:eastAsia="en-US" w:bidi="ar-SA"/>
      </w:rPr>
    </w:lvl>
    <w:lvl w:ilvl="6" w:tplc="A740AFB8">
      <w:numFmt w:val="bullet"/>
      <w:lvlText w:val="•"/>
      <w:lvlJc w:val="left"/>
      <w:pPr>
        <w:ind w:left="6346" w:hanging="128"/>
      </w:pPr>
      <w:rPr>
        <w:rFonts w:hint="default"/>
        <w:lang w:val="en-US" w:eastAsia="en-US" w:bidi="ar-SA"/>
      </w:rPr>
    </w:lvl>
    <w:lvl w:ilvl="7" w:tplc="C798B06E">
      <w:numFmt w:val="bullet"/>
      <w:lvlText w:val="•"/>
      <w:lvlJc w:val="left"/>
      <w:pPr>
        <w:ind w:left="7280" w:hanging="128"/>
      </w:pPr>
      <w:rPr>
        <w:rFonts w:hint="default"/>
        <w:lang w:val="en-US" w:eastAsia="en-US" w:bidi="ar-SA"/>
      </w:rPr>
    </w:lvl>
    <w:lvl w:ilvl="8" w:tplc="178A775A">
      <w:numFmt w:val="bullet"/>
      <w:lvlText w:val="•"/>
      <w:lvlJc w:val="left"/>
      <w:pPr>
        <w:ind w:left="8213" w:hanging="128"/>
      </w:pPr>
      <w:rPr>
        <w:rFonts w:hint="default"/>
        <w:lang w:val="en-US" w:eastAsia="en-US" w:bidi="ar-SA"/>
      </w:rPr>
    </w:lvl>
  </w:abstractNum>
  <w:abstractNum w:abstractNumId="27" w15:restartNumberingAfterBreak="0">
    <w:nsid w:val="3E63170D"/>
    <w:multiLevelType w:val="multilevel"/>
    <w:tmpl w:val="27380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B860BF"/>
    <w:multiLevelType w:val="multilevel"/>
    <w:tmpl w:val="A3661CF0"/>
    <w:lvl w:ilvl="0">
      <w:start w:val="2"/>
      <w:numFmt w:val="decimal"/>
      <w:lvlText w:val="%1."/>
      <w:lvlJc w:val="left"/>
      <w:pPr>
        <w:ind w:left="720" w:hanging="360"/>
      </w:pPr>
      <w:rPr>
        <w:rFonts w:hint="default"/>
        <w:b/>
        <w:sz w:val="32"/>
      </w:rPr>
    </w:lvl>
    <w:lvl w:ilvl="1">
      <w:start w:val="1"/>
      <w:numFmt w:val="decimal"/>
      <w:isLgl/>
      <w:lvlText w:val="%1.%2"/>
      <w:lvlJc w:val="left"/>
      <w:pPr>
        <w:ind w:left="1185" w:hanging="375"/>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29" w15:restartNumberingAfterBreak="0">
    <w:nsid w:val="44CB6F22"/>
    <w:multiLevelType w:val="hybridMultilevel"/>
    <w:tmpl w:val="BFBC0AF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30" w15:restartNumberingAfterBreak="0">
    <w:nsid w:val="45C30C69"/>
    <w:multiLevelType w:val="multilevel"/>
    <w:tmpl w:val="2F18FA56"/>
    <w:lvl w:ilvl="0">
      <w:start w:val="2"/>
      <w:numFmt w:val="decimal"/>
      <w:lvlText w:val="%1."/>
      <w:lvlJc w:val="left"/>
      <w:pPr>
        <w:ind w:left="720" w:hanging="360"/>
      </w:pPr>
      <w:rPr>
        <w:rFonts w:hint="default"/>
        <w:b/>
        <w:sz w:val="36"/>
      </w:rPr>
    </w:lvl>
    <w:lvl w:ilvl="1">
      <w:start w:val="3"/>
      <w:numFmt w:val="decimal"/>
      <w:isLgl/>
      <w:lvlText w:val="%1.%2"/>
      <w:lvlJc w:val="left"/>
      <w:pPr>
        <w:ind w:left="720"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528"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752" w:hanging="1800"/>
      </w:pPr>
      <w:rPr>
        <w:rFonts w:hint="default"/>
      </w:rPr>
    </w:lvl>
    <w:lvl w:ilvl="7">
      <w:start w:val="1"/>
      <w:numFmt w:val="decimal"/>
      <w:isLgl/>
      <w:lvlText w:val="%1.%2.%3.%4.%5.%6.%7.%8"/>
      <w:lvlJc w:val="left"/>
      <w:pPr>
        <w:ind w:left="5544" w:hanging="2160"/>
      </w:pPr>
      <w:rPr>
        <w:rFonts w:hint="default"/>
      </w:rPr>
    </w:lvl>
    <w:lvl w:ilvl="8">
      <w:start w:val="1"/>
      <w:numFmt w:val="decimal"/>
      <w:isLgl/>
      <w:lvlText w:val="%1.%2.%3.%4.%5.%6.%7.%8.%9"/>
      <w:lvlJc w:val="left"/>
      <w:pPr>
        <w:ind w:left="5976" w:hanging="2160"/>
      </w:pPr>
      <w:rPr>
        <w:rFonts w:hint="default"/>
      </w:rPr>
    </w:lvl>
  </w:abstractNum>
  <w:abstractNum w:abstractNumId="31" w15:restartNumberingAfterBreak="0">
    <w:nsid w:val="479D0542"/>
    <w:multiLevelType w:val="hybridMultilevel"/>
    <w:tmpl w:val="5992A6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7D5E60"/>
    <w:multiLevelType w:val="hybridMultilevel"/>
    <w:tmpl w:val="FA04098A"/>
    <w:lvl w:ilvl="0" w:tplc="32C29C58">
      <w:numFmt w:val="bullet"/>
      <w:lvlText w:val="❖"/>
      <w:lvlJc w:val="left"/>
      <w:pPr>
        <w:ind w:left="326" w:hanging="327"/>
      </w:pPr>
      <w:rPr>
        <w:rFonts w:ascii="Segoe UI Symbol" w:eastAsia="Segoe UI Symbol" w:hAnsi="Segoe UI Symbol" w:cs="Segoe UI Symbol" w:hint="default"/>
        <w:b w:val="0"/>
        <w:bCs w:val="0"/>
        <w:i w:val="0"/>
        <w:iCs w:val="0"/>
        <w:spacing w:val="0"/>
        <w:w w:val="100"/>
        <w:sz w:val="28"/>
        <w:szCs w:val="28"/>
        <w:lang w:val="en-US" w:eastAsia="en-US" w:bidi="ar-SA"/>
      </w:rPr>
    </w:lvl>
    <w:lvl w:ilvl="1" w:tplc="7340B6E8">
      <w:start w:val="1"/>
      <w:numFmt w:val="decimal"/>
      <w:lvlText w:val="%2."/>
      <w:lvlJc w:val="left"/>
      <w:pPr>
        <w:ind w:left="900" w:hanging="360"/>
      </w:pPr>
      <w:rPr>
        <w:rFonts w:hint="default"/>
        <w:b/>
        <w:bCs w:val="0"/>
        <w:spacing w:val="0"/>
        <w:w w:val="100"/>
        <w:lang w:val="en-US" w:eastAsia="en-US" w:bidi="ar-SA"/>
      </w:rPr>
    </w:lvl>
    <w:lvl w:ilvl="2" w:tplc="99B43CAA">
      <w:numFmt w:val="bullet"/>
      <w:lvlText w:val="•"/>
      <w:lvlJc w:val="left"/>
      <w:pPr>
        <w:ind w:left="202" w:hanging="202"/>
      </w:pPr>
      <w:rPr>
        <w:rFonts w:ascii="Calibri" w:eastAsia="Calibri" w:hAnsi="Calibri" w:cs="Calibri" w:hint="default"/>
        <w:spacing w:val="0"/>
        <w:w w:val="100"/>
        <w:lang w:val="en-US" w:eastAsia="en-US" w:bidi="ar-SA"/>
      </w:rPr>
    </w:lvl>
    <w:lvl w:ilvl="3" w:tplc="B558785E">
      <w:numFmt w:val="bullet"/>
      <w:lvlText w:val="•"/>
      <w:lvlJc w:val="left"/>
      <w:pPr>
        <w:ind w:left="900" w:hanging="202"/>
      </w:pPr>
      <w:rPr>
        <w:rFonts w:hint="default"/>
        <w:lang w:val="en-US" w:eastAsia="en-US" w:bidi="ar-SA"/>
      </w:rPr>
    </w:lvl>
    <w:lvl w:ilvl="4" w:tplc="0D54BDBA">
      <w:numFmt w:val="bullet"/>
      <w:lvlText w:val="•"/>
      <w:lvlJc w:val="left"/>
      <w:pPr>
        <w:ind w:left="2211" w:hanging="202"/>
      </w:pPr>
      <w:rPr>
        <w:rFonts w:hint="default"/>
        <w:lang w:val="en-US" w:eastAsia="en-US" w:bidi="ar-SA"/>
      </w:rPr>
    </w:lvl>
    <w:lvl w:ilvl="5" w:tplc="2D50B47A">
      <w:numFmt w:val="bullet"/>
      <w:lvlText w:val="•"/>
      <w:lvlJc w:val="left"/>
      <w:pPr>
        <w:ind w:left="3522" w:hanging="202"/>
      </w:pPr>
      <w:rPr>
        <w:rFonts w:hint="default"/>
        <w:lang w:val="en-US" w:eastAsia="en-US" w:bidi="ar-SA"/>
      </w:rPr>
    </w:lvl>
    <w:lvl w:ilvl="6" w:tplc="45065452">
      <w:numFmt w:val="bullet"/>
      <w:lvlText w:val="•"/>
      <w:lvlJc w:val="left"/>
      <w:pPr>
        <w:ind w:left="4834" w:hanging="202"/>
      </w:pPr>
      <w:rPr>
        <w:rFonts w:hint="default"/>
        <w:lang w:val="en-US" w:eastAsia="en-US" w:bidi="ar-SA"/>
      </w:rPr>
    </w:lvl>
    <w:lvl w:ilvl="7" w:tplc="4302F814">
      <w:numFmt w:val="bullet"/>
      <w:lvlText w:val="•"/>
      <w:lvlJc w:val="left"/>
      <w:pPr>
        <w:ind w:left="6145" w:hanging="202"/>
      </w:pPr>
      <w:rPr>
        <w:rFonts w:hint="default"/>
        <w:lang w:val="en-US" w:eastAsia="en-US" w:bidi="ar-SA"/>
      </w:rPr>
    </w:lvl>
    <w:lvl w:ilvl="8" w:tplc="AC943968">
      <w:numFmt w:val="bullet"/>
      <w:lvlText w:val="•"/>
      <w:lvlJc w:val="left"/>
      <w:pPr>
        <w:ind w:left="7457" w:hanging="202"/>
      </w:pPr>
      <w:rPr>
        <w:rFonts w:hint="default"/>
        <w:lang w:val="en-US" w:eastAsia="en-US" w:bidi="ar-SA"/>
      </w:rPr>
    </w:lvl>
  </w:abstractNum>
  <w:abstractNum w:abstractNumId="33" w15:restartNumberingAfterBreak="0">
    <w:nsid w:val="4FA545F4"/>
    <w:multiLevelType w:val="hybridMultilevel"/>
    <w:tmpl w:val="E5988016"/>
    <w:lvl w:ilvl="0" w:tplc="3C944EF4">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1" w:tplc="4BBCE9EA">
      <w:numFmt w:val="bullet"/>
      <w:lvlText w:val="-"/>
      <w:lvlJc w:val="left"/>
      <w:pPr>
        <w:ind w:left="1800" w:hanging="130"/>
      </w:pPr>
      <w:rPr>
        <w:rFonts w:ascii="Calibri" w:eastAsia="Calibri" w:hAnsi="Calibri" w:cs="Calibri" w:hint="default"/>
        <w:b w:val="0"/>
        <w:bCs w:val="0"/>
        <w:i w:val="0"/>
        <w:iCs w:val="0"/>
        <w:spacing w:val="0"/>
        <w:w w:val="100"/>
        <w:sz w:val="24"/>
        <w:szCs w:val="24"/>
        <w:lang w:val="en-US" w:eastAsia="en-US" w:bidi="ar-SA"/>
      </w:rPr>
    </w:lvl>
    <w:lvl w:ilvl="2" w:tplc="553069F2">
      <w:numFmt w:val="bullet"/>
      <w:lvlText w:val="•"/>
      <w:lvlJc w:val="left"/>
      <w:pPr>
        <w:ind w:left="3456" w:hanging="130"/>
      </w:pPr>
      <w:rPr>
        <w:rFonts w:hint="default"/>
        <w:lang w:val="en-US" w:eastAsia="en-US" w:bidi="ar-SA"/>
      </w:rPr>
    </w:lvl>
    <w:lvl w:ilvl="3" w:tplc="FCF4D0D4">
      <w:numFmt w:val="bullet"/>
      <w:lvlText w:val="•"/>
      <w:lvlJc w:val="left"/>
      <w:pPr>
        <w:ind w:left="4284" w:hanging="130"/>
      </w:pPr>
      <w:rPr>
        <w:rFonts w:hint="default"/>
        <w:lang w:val="en-US" w:eastAsia="en-US" w:bidi="ar-SA"/>
      </w:rPr>
    </w:lvl>
    <w:lvl w:ilvl="4" w:tplc="00C84BBE">
      <w:numFmt w:val="bullet"/>
      <w:lvlText w:val="•"/>
      <w:lvlJc w:val="left"/>
      <w:pPr>
        <w:ind w:left="5112" w:hanging="130"/>
      </w:pPr>
      <w:rPr>
        <w:rFonts w:hint="default"/>
        <w:lang w:val="en-US" w:eastAsia="en-US" w:bidi="ar-SA"/>
      </w:rPr>
    </w:lvl>
    <w:lvl w:ilvl="5" w:tplc="14207AB0">
      <w:numFmt w:val="bullet"/>
      <w:lvlText w:val="•"/>
      <w:lvlJc w:val="left"/>
      <w:pPr>
        <w:ind w:left="5940" w:hanging="130"/>
      </w:pPr>
      <w:rPr>
        <w:rFonts w:hint="default"/>
        <w:lang w:val="en-US" w:eastAsia="en-US" w:bidi="ar-SA"/>
      </w:rPr>
    </w:lvl>
    <w:lvl w:ilvl="6" w:tplc="20887FFC">
      <w:numFmt w:val="bullet"/>
      <w:lvlText w:val="•"/>
      <w:lvlJc w:val="left"/>
      <w:pPr>
        <w:ind w:left="6768" w:hanging="130"/>
      </w:pPr>
      <w:rPr>
        <w:rFonts w:hint="default"/>
        <w:lang w:val="en-US" w:eastAsia="en-US" w:bidi="ar-SA"/>
      </w:rPr>
    </w:lvl>
    <w:lvl w:ilvl="7" w:tplc="47A26B6A">
      <w:numFmt w:val="bullet"/>
      <w:lvlText w:val="•"/>
      <w:lvlJc w:val="left"/>
      <w:pPr>
        <w:ind w:left="7596" w:hanging="130"/>
      </w:pPr>
      <w:rPr>
        <w:rFonts w:hint="default"/>
        <w:lang w:val="en-US" w:eastAsia="en-US" w:bidi="ar-SA"/>
      </w:rPr>
    </w:lvl>
    <w:lvl w:ilvl="8" w:tplc="6228F8B0">
      <w:numFmt w:val="bullet"/>
      <w:lvlText w:val="•"/>
      <w:lvlJc w:val="left"/>
      <w:pPr>
        <w:ind w:left="8424" w:hanging="130"/>
      </w:pPr>
      <w:rPr>
        <w:rFonts w:hint="default"/>
        <w:lang w:val="en-US" w:eastAsia="en-US" w:bidi="ar-SA"/>
      </w:rPr>
    </w:lvl>
  </w:abstractNum>
  <w:abstractNum w:abstractNumId="34" w15:restartNumberingAfterBreak="0">
    <w:nsid w:val="574B1CE6"/>
    <w:multiLevelType w:val="hybridMultilevel"/>
    <w:tmpl w:val="DABCDBC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F981AFF"/>
    <w:multiLevelType w:val="hybridMultilevel"/>
    <w:tmpl w:val="D7FA1192"/>
    <w:lvl w:ilvl="0" w:tplc="8FE2635E">
      <w:numFmt w:val="bullet"/>
      <w:lvlText w:val="-"/>
      <w:lvlJc w:val="left"/>
      <w:pPr>
        <w:ind w:left="1440" w:hanging="130"/>
      </w:pPr>
      <w:rPr>
        <w:rFonts w:ascii="Calibri" w:eastAsia="Calibri" w:hAnsi="Calibri" w:cs="Calibri" w:hint="default"/>
        <w:b w:val="0"/>
        <w:bCs w:val="0"/>
        <w:i w:val="0"/>
        <w:iCs w:val="0"/>
        <w:spacing w:val="0"/>
        <w:w w:val="100"/>
        <w:sz w:val="24"/>
        <w:szCs w:val="24"/>
        <w:lang w:val="en-US" w:eastAsia="en-US" w:bidi="ar-SA"/>
      </w:rPr>
    </w:lvl>
    <w:lvl w:ilvl="1" w:tplc="7DEE9E06">
      <w:numFmt w:val="bullet"/>
      <w:lvlText w:val="•"/>
      <w:lvlJc w:val="left"/>
      <w:pPr>
        <w:ind w:left="2304" w:hanging="130"/>
      </w:pPr>
      <w:rPr>
        <w:rFonts w:hint="default"/>
        <w:lang w:val="en-US" w:eastAsia="en-US" w:bidi="ar-SA"/>
      </w:rPr>
    </w:lvl>
    <w:lvl w:ilvl="2" w:tplc="E3168514">
      <w:numFmt w:val="bullet"/>
      <w:lvlText w:val="•"/>
      <w:lvlJc w:val="left"/>
      <w:pPr>
        <w:ind w:left="3168" w:hanging="130"/>
      </w:pPr>
      <w:rPr>
        <w:rFonts w:hint="default"/>
        <w:lang w:val="en-US" w:eastAsia="en-US" w:bidi="ar-SA"/>
      </w:rPr>
    </w:lvl>
    <w:lvl w:ilvl="3" w:tplc="CBDA167C">
      <w:numFmt w:val="bullet"/>
      <w:lvlText w:val="•"/>
      <w:lvlJc w:val="left"/>
      <w:pPr>
        <w:ind w:left="4032" w:hanging="130"/>
      </w:pPr>
      <w:rPr>
        <w:rFonts w:hint="default"/>
        <w:lang w:val="en-US" w:eastAsia="en-US" w:bidi="ar-SA"/>
      </w:rPr>
    </w:lvl>
    <w:lvl w:ilvl="4" w:tplc="122A43FC">
      <w:numFmt w:val="bullet"/>
      <w:lvlText w:val="•"/>
      <w:lvlJc w:val="left"/>
      <w:pPr>
        <w:ind w:left="4896" w:hanging="130"/>
      </w:pPr>
      <w:rPr>
        <w:rFonts w:hint="default"/>
        <w:lang w:val="en-US" w:eastAsia="en-US" w:bidi="ar-SA"/>
      </w:rPr>
    </w:lvl>
    <w:lvl w:ilvl="5" w:tplc="98825172">
      <w:numFmt w:val="bullet"/>
      <w:lvlText w:val="•"/>
      <w:lvlJc w:val="left"/>
      <w:pPr>
        <w:ind w:left="5760" w:hanging="130"/>
      </w:pPr>
      <w:rPr>
        <w:rFonts w:hint="default"/>
        <w:lang w:val="en-US" w:eastAsia="en-US" w:bidi="ar-SA"/>
      </w:rPr>
    </w:lvl>
    <w:lvl w:ilvl="6" w:tplc="0A46806A">
      <w:numFmt w:val="bullet"/>
      <w:lvlText w:val="•"/>
      <w:lvlJc w:val="left"/>
      <w:pPr>
        <w:ind w:left="6624" w:hanging="130"/>
      </w:pPr>
      <w:rPr>
        <w:rFonts w:hint="default"/>
        <w:lang w:val="en-US" w:eastAsia="en-US" w:bidi="ar-SA"/>
      </w:rPr>
    </w:lvl>
    <w:lvl w:ilvl="7" w:tplc="00BA21BE">
      <w:numFmt w:val="bullet"/>
      <w:lvlText w:val="•"/>
      <w:lvlJc w:val="left"/>
      <w:pPr>
        <w:ind w:left="7488" w:hanging="130"/>
      </w:pPr>
      <w:rPr>
        <w:rFonts w:hint="default"/>
        <w:lang w:val="en-US" w:eastAsia="en-US" w:bidi="ar-SA"/>
      </w:rPr>
    </w:lvl>
    <w:lvl w:ilvl="8" w:tplc="F8F6B920">
      <w:numFmt w:val="bullet"/>
      <w:lvlText w:val="•"/>
      <w:lvlJc w:val="left"/>
      <w:pPr>
        <w:ind w:left="8352" w:hanging="130"/>
      </w:pPr>
      <w:rPr>
        <w:rFonts w:hint="default"/>
        <w:lang w:val="en-US" w:eastAsia="en-US" w:bidi="ar-SA"/>
      </w:rPr>
    </w:lvl>
  </w:abstractNum>
  <w:abstractNum w:abstractNumId="36" w15:restartNumberingAfterBreak="0">
    <w:nsid w:val="62552098"/>
    <w:multiLevelType w:val="multilevel"/>
    <w:tmpl w:val="75526E82"/>
    <w:lvl w:ilvl="0">
      <w:start w:val="1"/>
      <w:numFmt w:val="decimal"/>
      <w:lvlText w:val="%1."/>
      <w:lvlJc w:val="left"/>
      <w:pPr>
        <w:ind w:left="2237" w:hanging="360"/>
      </w:pPr>
      <w:rPr>
        <w:rFonts w:hint="default"/>
      </w:rPr>
    </w:lvl>
    <w:lvl w:ilvl="1">
      <w:start w:val="5"/>
      <w:numFmt w:val="decimal"/>
      <w:isLgl/>
      <w:lvlText w:val="%1.%2"/>
      <w:lvlJc w:val="left"/>
      <w:pPr>
        <w:ind w:left="2297" w:hanging="42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2957" w:hanging="1080"/>
      </w:pPr>
      <w:rPr>
        <w:rFonts w:hint="default"/>
      </w:rPr>
    </w:lvl>
    <w:lvl w:ilvl="4">
      <w:start w:val="1"/>
      <w:numFmt w:val="decimal"/>
      <w:isLgl/>
      <w:lvlText w:val="%1.%2.%3.%4.%5"/>
      <w:lvlJc w:val="left"/>
      <w:pPr>
        <w:ind w:left="2957" w:hanging="1080"/>
      </w:pPr>
      <w:rPr>
        <w:rFonts w:hint="default"/>
      </w:rPr>
    </w:lvl>
    <w:lvl w:ilvl="5">
      <w:start w:val="1"/>
      <w:numFmt w:val="decimal"/>
      <w:isLgl/>
      <w:lvlText w:val="%1.%2.%3.%4.%5.%6"/>
      <w:lvlJc w:val="left"/>
      <w:pPr>
        <w:ind w:left="3317" w:hanging="144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800"/>
      </w:pPr>
      <w:rPr>
        <w:rFonts w:hint="default"/>
      </w:rPr>
    </w:lvl>
    <w:lvl w:ilvl="8">
      <w:start w:val="1"/>
      <w:numFmt w:val="decimal"/>
      <w:isLgl/>
      <w:lvlText w:val="%1.%2.%3.%4.%5.%6.%7.%8.%9"/>
      <w:lvlJc w:val="left"/>
      <w:pPr>
        <w:ind w:left="4037" w:hanging="2160"/>
      </w:pPr>
      <w:rPr>
        <w:rFonts w:hint="default"/>
      </w:rPr>
    </w:lvl>
  </w:abstractNum>
  <w:abstractNum w:abstractNumId="37" w15:restartNumberingAfterBreak="0">
    <w:nsid w:val="65D443C2"/>
    <w:multiLevelType w:val="multilevel"/>
    <w:tmpl w:val="6F98B062"/>
    <w:lvl w:ilvl="0">
      <w:start w:val="1"/>
      <w:numFmt w:val="decimal"/>
      <w:lvlText w:val="%1"/>
      <w:lvlJc w:val="left"/>
      <w:pPr>
        <w:ind w:left="375" w:hanging="375"/>
      </w:pPr>
      <w:rPr>
        <w:rFonts w:hint="default"/>
      </w:rPr>
    </w:lvl>
    <w:lvl w:ilvl="1">
      <w:start w:val="2"/>
      <w:numFmt w:val="decimal"/>
      <w:lvlText w:val="%1.%2"/>
      <w:lvlJc w:val="left"/>
      <w:pPr>
        <w:ind w:left="1167"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38" w15:restartNumberingAfterBreak="0">
    <w:nsid w:val="68BA65B3"/>
    <w:multiLevelType w:val="hybridMultilevel"/>
    <w:tmpl w:val="A314E1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B14CF"/>
    <w:multiLevelType w:val="hybridMultilevel"/>
    <w:tmpl w:val="3B28F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FA084F"/>
    <w:multiLevelType w:val="hybridMultilevel"/>
    <w:tmpl w:val="5D2E0290"/>
    <w:lvl w:ilvl="0" w:tplc="0409000B">
      <w:start w:val="1"/>
      <w:numFmt w:val="bullet"/>
      <w:lvlText w:val=""/>
      <w:lvlJc w:val="left"/>
      <w:pPr>
        <w:ind w:left="1590" w:hanging="360"/>
      </w:pPr>
      <w:rPr>
        <w:rFonts w:ascii="Wingdings" w:hAnsi="Wingdings"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41" w15:restartNumberingAfterBreak="0">
    <w:nsid w:val="72A14EC3"/>
    <w:multiLevelType w:val="hybridMultilevel"/>
    <w:tmpl w:val="B52CE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54A56F6"/>
    <w:multiLevelType w:val="hybridMultilevel"/>
    <w:tmpl w:val="B916F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0A3512"/>
    <w:multiLevelType w:val="multilevel"/>
    <w:tmpl w:val="E8C6B530"/>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b/>
        <w:bCs/>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1659848304">
    <w:abstractNumId w:val="43"/>
  </w:num>
  <w:num w:numId="2" w16cid:durableId="260189911">
    <w:abstractNumId w:val="23"/>
  </w:num>
  <w:num w:numId="3" w16cid:durableId="206991654">
    <w:abstractNumId w:val="9"/>
  </w:num>
  <w:num w:numId="4" w16cid:durableId="363406142">
    <w:abstractNumId w:val="21"/>
  </w:num>
  <w:num w:numId="5" w16cid:durableId="845361806">
    <w:abstractNumId w:val="18"/>
  </w:num>
  <w:num w:numId="6" w16cid:durableId="1706785462">
    <w:abstractNumId w:val="36"/>
  </w:num>
  <w:num w:numId="7" w16cid:durableId="1203500">
    <w:abstractNumId w:val="35"/>
  </w:num>
  <w:num w:numId="8" w16cid:durableId="1760255621">
    <w:abstractNumId w:val="17"/>
  </w:num>
  <w:num w:numId="9" w16cid:durableId="146553846">
    <w:abstractNumId w:val="26"/>
  </w:num>
  <w:num w:numId="10" w16cid:durableId="1200050501">
    <w:abstractNumId w:val="33"/>
  </w:num>
  <w:num w:numId="11" w16cid:durableId="1072703618">
    <w:abstractNumId w:val="24"/>
  </w:num>
  <w:num w:numId="12" w16cid:durableId="1870220147">
    <w:abstractNumId w:val="32"/>
  </w:num>
  <w:num w:numId="13" w16cid:durableId="840005419">
    <w:abstractNumId w:val="22"/>
  </w:num>
  <w:num w:numId="14" w16cid:durableId="1262106364">
    <w:abstractNumId w:val="0"/>
  </w:num>
  <w:num w:numId="15" w16cid:durableId="538594249">
    <w:abstractNumId w:val="37"/>
  </w:num>
  <w:num w:numId="16" w16cid:durableId="752430686">
    <w:abstractNumId w:val="14"/>
  </w:num>
  <w:num w:numId="17" w16cid:durableId="425617900">
    <w:abstractNumId w:val="4"/>
  </w:num>
  <w:num w:numId="18" w16cid:durableId="371345499">
    <w:abstractNumId w:val="28"/>
  </w:num>
  <w:num w:numId="19" w16cid:durableId="2079667655">
    <w:abstractNumId w:val="30"/>
  </w:num>
  <w:num w:numId="20" w16cid:durableId="263267099">
    <w:abstractNumId w:val="38"/>
  </w:num>
  <w:num w:numId="21" w16cid:durableId="987397680">
    <w:abstractNumId w:val="31"/>
  </w:num>
  <w:num w:numId="22" w16cid:durableId="663053635">
    <w:abstractNumId w:val="42"/>
  </w:num>
  <w:num w:numId="23" w16cid:durableId="259457975">
    <w:abstractNumId w:val="13"/>
  </w:num>
  <w:num w:numId="24" w16cid:durableId="1378238752">
    <w:abstractNumId w:val="16"/>
  </w:num>
  <w:num w:numId="25" w16cid:durableId="1685745601">
    <w:abstractNumId w:val="7"/>
  </w:num>
  <w:num w:numId="26" w16cid:durableId="174419181">
    <w:abstractNumId w:val="10"/>
  </w:num>
  <w:num w:numId="27" w16cid:durableId="1687975963">
    <w:abstractNumId w:val="34"/>
  </w:num>
  <w:num w:numId="28" w16cid:durableId="206332543">
    <w:abstractNumId w:val="39"/>
  </w:num>
  <w:num w:numId="29" w16cid:durableId="719474836">
    <w:abstractNumId w:val="3"/>
  </w:num>
  <w:num w:numId="30" w16cid:durableId="642465806">
    <w:abstractNumId w:val="5"/>
  </w:num>
  <w:num w:numId="31" w16cid:durableId="124661309">
    <w:abstractNumId w:val="2"/>
  </w:num>
  <w:num w:numId="32" w16cid:durableId="752891887">
    <w:abstractNumId w:val="1"/>
  </w:num>
  <w:num w:numId="33" w16cid:durableId="1317803083">
    <w:abstractNumId w:val="20"/>
  </w:num>
  <w:num w:numId="34" w16cid:durableId="410542190">
    <w:abstractNumId w:val="25"/>
  </w:num>
  <w:num w:numId="35" w16cid:durableId="297607506">
    <w:abstractNumId w:val="6"/>
  </w:num>
  <w:num w:numId="36" w16cid:durableId="1512646818">
    <w:abstractNumId w:val="19"/>
  </w:num>
  <w:num w:numId="37" w16cid:durableId="1229414923">
    <w:abstractNumId w:val="11"/>
  </w:num>
  <w:num w:numId="38" w16cid:durableId="1078752209">
    <w:abstractNumId w:val="41"/>
  </w:num>
  <w:num w:numId="39" w16cid:durableId="978025491">
    <w:abstractNumId w:val="15"/>
  </w:num>
  <w:num w:numId="40" w16cid:durableId="532811716">
    <w:abstractNumId w:val="8"/>
  </w:num>
  <w:num w:numId="41" w16cid:durableId="752510495">
    <w:abstractNumId w:val="27"/>
  </w:num>
  <w:num w:numId="42" w16cid:durableId="1099371873">
    <w:abstractNumId w:val="40"/>
  </w:num>
  <w:num w:numId="43" w16cid:durableId="170997240">
    <w:abstractNumId w:val="12"/>
  </w:num>
  <w:num w:numId="44" w16cid:durableId="116721237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A2"/>
    <w:rsid w:val="000017BB"/>
    <w:rsid w:val="00027C31"/>
    <w:rsid w:val="000347EB"/>
    <w:rsid w:val="0004035E"/>
    <w:rsid w:val="000432B3"/>
    <w:rsid w:val="00044418"/>
    <w:rsid w:val="00047D48"/>
    <w:rsid w:val="00050559"/>
    <w:rsid w:val="00053A99"/>
    <w:rsid w:val="000555F6"/>
    <w:rsid w:val="00056685"/>
    <w:rsid w:val="0006185C"/>
    <w:rsid w:val="00062557"/>
    <w:rsid w:val="00066AF0"/>
    <w:rsid w:val="00072EBA"/>
    <w:rsid w:val="00076C77"/>
    <w:rsid w:val="00085F91"/>
    <w:rsid w:val="000A06DB"/>
    <w:rsid w:val="000A7A74"/>
    <w:rsid w:val="000C1355"/>
    <w:rsid w:val="000C244E"/>
    <w:rsid w:val="000C2746"/>
    <w:rsid w:val="000C780E"/>
    <w:rsid w:val="000D69DB"/>
    <w:rsid w:val="000E6209"/>
    <w:rsid w:val="000F38CB"/>
    <w:rsid w:val="001069E7"/>
    <w:rsid w:val="0011619A"/>
    <w:rsid w:val="00123850"/>
    <w:rsid w:val="00165959"/>
    <w:rsid w:val="00166B39"/>
    <w:rsid w:val="00182AEA"/>
    <w:rsid w:val="00193D59"/>
    <w:rsid w:val="00195A7B"/>
    <w:rsid w:val="001B362E"/>
    <w:rsid w:val="001C11C4"/>
    <w:rsid w:val="001D412B"/>
    <w:rsid w:val="001D5616"/>
    <w:rsid w:val="001E4483"/>
    <w:rsid w:val="001F25C7"/>
    <w:rsid w:val="001F5568"/>
    <w:rsid w:val="001F7A70"/>
    <w:rsid w:val="002209F9"/>
    <w:rsid w:val="00221770"/>
    <w:rsid w:val="00241258"/>
    <w:rsid w:val="00244360"/>
    <w:rsid w:val="0026261E"/>
    <w:rsid w:val="00274025"/>
    <w:rsid w:val="002747B9"/>
    <w:rsid w:val="00281A55"/>
    <w:rsid w:val="0028417F"/>
    <w:rsid w:val="002870FB"/>
    <w:rsid w:val="00292735"/>
    <w:rsid w:val="002A07D4"/>
    <w:rsid w:val="002A1BD5"/>
    <w:rsid w:val="002A507C"/>
    <w:rsid w:val="002B191F"/>
    <w:rsid w:val="002B1AE5"/>
    <w:rsid w:val="002D0801"/>
    <w:rsid w:val="002D087E"/>
    <w:rsid w:val="002E3AC1"/>
    <w:rsid w:val="002F0C4F"/>
    <w:rsid w:val="0031039E"/>
    <w:rsid w:val="003266E2"/>
    <w:rsid w:val="00326C57"/>
    <w:rsid w:val="0034000C"/>
    <w:rsid w:val="00344BF7"/>
    <w:rsid w:val="00345ED5"/>
    <w:rsid w:val="00355CE9"/>
    <w:rsid w:val="00356128"/>
    <w:rsid w:val="00365AF9"/>
    <w:rsid w:val="003673D7"/>
    <w:rsid w:val="00370E34"/>
    <w:rsid w:val="003A17A2"/>
    <w:rsid w:val="003A60B0"/>
    <w:rsid w:val="003B2214"/>
    <w:rsid w:val="003B6074"/>
    <w:rsid w:val="003C5384"/>
    <w:rsid w:val="003D0CBD"/>
    <w:rsid w:val="003D115A"/>
    <w:rsid w:val="003D55B4"/>
    <w:rsid w:val="003E2A2F"/>
    <w:rsid w:val="003F1AD7"/>
    <w:rsid w:val="00413C97"/>
    <w:rsid w:val="00415F2D"/>
    <w:rsid w:val="00426AB2"/>
    <w:rsid w:val="00441639"/>
    <w:rsid w:val="00477FC8"/>
    <w:rsid w:val="00483F7D"/>
    <w:rsid w:val="00495894"/>
    <w:rsid w:val="004A4082"/>
    <w:rsid w:val="004B155A"/>
    <w:rsid w:val="004B2E67"/>
    <w:rsid w:val="004B7F8A"/>
    <w:rsid w:val="004C0324"/>
    <w:rsid w:val="004C19AE"/>
    <w:rsid w:val="004C4716"/>
    <w:rsid w:val="004C6F97"/>
    <w:rsid w:val="004D5155"/>
    <w:rsid w:val="004F044F"/>
    <w:rsid w:val="004F3258"/>
    <w:rsid w:val="004F5E4F"/>
    <w:rsid w:val="004F685A"/>
    <w:rsid w:val="005045C2"/>
    <w:rsid w:val="00505263"/>
    <w:rsid w:val="0053246D"/>
    <w:rsid w:val="005352C0"/>
    <w:rsid w:val="00537E97"/>
    <w:rsid w:val="00543AEC"/>
    <w:rsid w:val="00544551"/>
    <w:rsid w:val="0054712A"/>
    <w:rsid w:val="00551480"/>
    <w:rsid w:val="00554C3E"/>
    <w:rsid w:val="00571D67"/>
    <w:rsid w:val="005823AC"/>
    <w:rsid w:val="00582905"/>
    <w:rsid w:val="00583CF8"/>
    <w:rsid w:val="005A3629"/>
    <w:rsid w:val="005B1DFD"/>
    <w:rsid w:val="005B1FBC"/>
    <w:rsid w:val="005D6792"/>
    <w:rsid w:val="005E2A52"/>
    <w:rsid w:val="005E3D11"/>
    <w:rsid w:val="005F43B1"/>
    <w:rsid w:val="006049F9"/>
    <w:rsid w:val="00616518"/>
    <w:rsid w:val="0062340F"/>
    <w:rsid w:val="0062695B"/>
    <w:rsid w:val="00640C29"/>
    <w:rsid w:val="0064234C"/>
    <w:rsid w:val="00652055"/>
    <w:rsid w:val="0065414D"/>
    <w:rsid w:val="00660004"/>
    <w:rsid w:val="006632D8"/>
    <w:rsid w:val="00665954"/>
    <w:rsid w:val="00690533"/>
    <w:rsid w:val="006B018E"/>
    <w:rsid w:val="006B285B"/>
    <w:rsid w:val="006B2907"/>
    <w:rsid w:val="006B48CB"/>
    <w:rsid w:val="006B6EE5"/>
    <w:rsid w:val="006C1285"/>
    <w:rsid w:val="006C23BD"/>
    <w:rsid w:val="006C3621"/>
    <w:rsid w:val="006E39FF"/>
    <w:rsid w:val="006E738B"/>
    <w:rsid w:val="006F0FC2"/>
    <w:rsid w:val="006F64A0"/>
    <w:rsid w:val="006F65F2"/>
    <w:rsid w:val="007050E7"/>
    <w:rsid w:val="00707578"/>
    <w:rsid w:val="00713CBA"/>
    <w:rsid w:val="00723295"/>
    <w:rsid w:val="00725D42"/>
    <w:rsid w:val="00731250"/>
    <w:rsid w:val="0073336C"/>
    <w:rsid w:val="00736CF4"/>
    <w:rsid w:val="00746B4C"/>
    <w:rsid w:val="00756585"/>
    <w:rsid w:val="00775D31"/>
    <w:rsid w:val="00782F25"/>
    <w:rsid w:val="00786357"/>
    <w:rsid w:val="00786ED0"/>
    <w:rsid w:val="0078737F"/>
    <w:rsid w:val="00787CB4"/>
    <w:rsid w:val="00787EBA"/>
    <w:rsid w:val="007B1F95"/>
    <w:rsid w:val="007E1DBA"/>
    <w:rsid w:val="007E56CD"/>
    <w:rsid w:val="007E78D2"/>
    <w:rsid w:val="00800AA2"/>
    <w:rsid w:val="00805663"/>
    <w:rsid w:val="00813607"/>
    <w:rsid w:val="00831A2C"/>
    <w:rsid w:val="0083400B"/>
    <w:rsid w:val="008653D3"/>
    <w:rsid w:val="00866A03"/>
    <w:rsid w:val="00866F8C"/>
    <w:rsid w:val="00880899"/>
    <w:rsid w:val="0088498D"/>
    <w:rsid w:val="008A2EBA"/>
    <w:rsid w:val="008A75E5"/>
    <w:rsid w:val="008B202C"/>
    <w:rsid w:val="008B46DF"/>
    <w:rsid w:val="008D13FB"/>
    <w:rsid w:val="008E2025"/>
    <w:rsid w:val="00900EB4"/>
    <w:rsid w:val="00903F30"/>
    <w:rsid w:val="00910319"/>
    <w:rsid w:val="00912AB9"/>
    <w:rsid w:val="00915E98"/>
    <w:rsid w:val="00935414"/>
    <w:rsid w:val="00940218"/>
    <w:rsid w:val="00964D71"/>
    <w:rsid w:val="00971610"/>
    <w:rsid w:val="0098705A"/>
    <w:rsid w:val="009B01C1"/>
    <w:rsid w:val="009B20D7"/>
    <w:rsid w:val="009B2C87"/>
    <w:rsid w:val="009C0481"/>
    <w:rsid w:val="009C54CB"/>
    <w:rsid w:val="009C5992"/>
    <w:rsid w:val="009D69CF"/>
    <w:rsid w:val="009F77AC"/>
    <w:rsid w:val="00A01975"/>
    <w:rsid w:val="00A021FC"/>
    <w:rsid w:val="00A04A3D"/>
    <w:rsid w:val="00A05E5A"/>
    <w:rsid w:val="00A06EA3"/>
    <w:rsid w:val="00A20083"/>
    <w:rsid w:val="00A21A2D"/>
    <w:rsid w:val="00A269AD"/>
    <w:rsid w:val="00A313F7"/>
    <w:rsid w:val="00A32E40"/>
    <w:rsid w:val="00A406C3"/>
    <w:rsid w:val="00A46BEE"/>
    <w:rsid w:val="00A526CE"/>
    <w:rsid w:val="00A63F9A"/>
    <w:rsid w:val="00A7221A"/>
    <w:rsid w:val="00A74731"/>
    <w:rsid w:val="00A75E07"/>
    <w:rsid w:val="00A90EB9"/>
    <w:rsid w:val="00AA1F69"/>
    <w:rsid w:val="00AB6E07"/>
    <w:rsid w:val="00AD467C"/>
    <w:rsid w:val="00AD5350"/>
    <w:rsid w:val="00AE351D"/>
    <w:rsid w:val="00B00258"/>
    <w:rsid w:val="00B07BD1"/>
    <w:rsid w:val="00B20D33"/>
    <w:rsid w:val="00B43D30"/>
    <w:rsid w:val="00B65CCE"/>
    <w:rsid w:val="00B808F8"/>
    <w:rsid w:val="00B952C7"/>
    <w:rsid w:val="00B96361"/>
    <w:rsid w:val="00BA4B67"/>
    <w:rsid w:val="00BB26A4"/>
    <w:rsid w:val="00BB44EF"/>
    <w:rsid w:val="00BB7D07"/>
    <w:rsid w:val="00BC13C7"/>
    <w:rsid w:val="00BC49FE"/>
    <w:rsid w:val="00BC5817"/>
    <w:rsid w:val="00BD6DE2"/>
    <w:rsid w:val="00BE34AB"/>
    <w:rsid w:val="00BE6D18"/>
    <w:rsid w:val="00BF02B3"/>
    <w:rsid w:val="00C05D87"/>
    <w:rsid w:val="00C11272"/>
    <w:rsid w:val="00C16D91"/>
    <w:rsid w:val="00C20C7F"/>
    <w:rsid w:val="00C73EF2"/>
    <w:rsid w:val="00C92C0E"/>
    <w:rsid w:val="00CA4DC4"/>
    <w:rsid w:val="00CA6351"/>
    <w:rsid w:val="00CC2C63"/>
    <w:rsid w:val="00CC379D"/>
    <w:rsid w:val="00CD6699"/>
    <w:rsid w:val="00CE35B1"/>
    <w:rsid w:val="00CE4889"/>
    <w:rsid w:val="00CE7556"/>
    <w:rsid w:val="00CE7D1D"/>
    <w:rsid w:val="00CF100E"/>
    <w:rsid w:val="00D179C7"/>
    <w:rsid w:val="00D34643"/>
    <w:rsid w:val="00D35EEE"/>
    <w:rsid w:val="00D47125"/>
    <w:rsid w:val="00D60CB1"/>
    <w:rsid w:val="00D733F0"/>
    <w:rsid w:val="00D7580F"/>
    <w:rsid w:val="00D778F6"/>
    <w:rsid w:val="00DA334F"/>
    <w:rsid w:val="00DB043B"/>
    <w:rsid w:val="00DB5AA2"/>
    <w:rsid w:val="00DB7C5F"/>
    <w:rsid w:val="00DC34E4"/>
    <w:rsid w:val="00DD6AB1"/>
    <w:rsid w:val="00DE51A9"/>
    <w:rsid w:val="00DF274E"/>
    <w:rsid w:val="00DF3ABE"/>
    <w:rsid w:val="00DF3FB3"/>
    <w:rsid w:val="00E03BB1"/>
    <w:rsid w:val="00E14762"/>
    <w:rsid w:val="00E2729E"/>
    <w:rsid w:val="00E418B8"/>
    <w:rsid w:val="00E6142C"/>
    <w:rsid w:val="00E6169D"/>
    <w:rsid w:val="00E77231"/>
    <w:rsid w:val="00E87D66"/>
    <w:rsid w:val="00E936EA"/>
    <w:rsid w:val="00EA0B0C"/>
    <w:rsid w:val="00EA6FF6"/>
    <w:rsid w:val="00EC68A6"/>
    <w:rsid w:val="00EE0FEF"/>
    <w:rsid w:val="00EE1CFB"/>
    <w:rsid w:val="00EE593E"/>
    <w:rsid w:val="00EF08B4"/>
    <w:rsid w:val="00F03C69"/>
    <w:rsid w:val="00F1562F"/>
    <w:rsid w:val="00F2230C"/>
    <w:rsid w:val="00F236F4"/>
    <w:rsid w:val="00F33661"/>
    <w:rsid w:val="00F346CA"/>
    <w:rsid w:val="00F37EC3"/>
    <w:rsid w:val="00F43613"/>
    <w:rsid w:val="00F43C30"/>
    <w:rsid w:val="00F50F22"/>
    <w:rsid w:val="00F627F9"/>
    <w:rsid w:val="00F64BEF"/>
    <w:rsid w:val="00F90DF8"/>
    <w:rsid w:val="00F92612"/>
    <w:rsid w:val="00FB0881"/>
    <w:rsid w:val="00FC7481"/>
    <w:rsid w:val="00FE44EE"/>
    <w:rsid w:val="00FF184B"/>
    <w:rsid w:val="00FF5BC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192A3"/>
  <w15:chartTrackingRefBased/>
  <w15:docId w15:val="{1C81D75E-A85E-4CC6-AAA4-45905ACBA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7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A17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A17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17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17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17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17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17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17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7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A17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A17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17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17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17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17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17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17A2"/>
    <w:rPr>
      <w:rFonts w:eastAsiaTheme="majorEastAsia" w:cstheme="majorBidi"/>
      <w:color w:val="272727" w:themeColor="text1" w:themeTint="D8"/>
    </w:rPr>
  </w:style>
  <w:style w:type="paragraph" w:styleId="Title">
    <w:name w:val="Title"/>
    <w:basedOn w:val="Normal"/>
    <w:next w:val="Normal"/>
    <w:link w:val="TitleChar"/>
    <w:uiPriority w:val="10"/>
    <w:qFormat/>
    <w:rsid w:val="003A17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7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17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17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17A2"/>
    <w:pPr>
      <w:spacing w:before="160"/>
      <w:jc w:val="center"/>
    </w:pPr>
    <w:rPr>
      <w:i/>
      <w:iCs/>
      <w:color w:val="404040" w:themeColor="text1" w:themeTint="BF"/>
    </w:rPr>
  </w:style>
  <w:style w:type="character" w:customStyle="1" w:styleId="QuoteChar">
    <w:name w:val="Quote Char"/>
    <w:basedOn w:val="DefaultParagraphFont"/>
    <w:link w:val="Quote"/>
    <w:uiPriority w:val="29"/>
    <w:rsid w:val="003A17A2"/>
    <w:rPr>
      <w:i/>
      <w:iCs/>
      <w:color w:val="404040" w:themeColor="text1" w:themeTint="BF"/>
    </w:rPr>
  </w:style>
  <w:style w:type="paragraph" w:styleId="ListParagraph">
    <w:name w:val="List Paragraph"/>
    <w:basedOn w:val="Normal"/>
    <w:uiPriority w:val="34"/>
    <w:qFormat/>
    <w:rsid w:val="003A17A2"/>
    <w:pPr>
      <w:ind w:left="720"/>
      <w:contextualSpacing/>
    </w:pPr>
  </w:style>
  <w:style w:type="character" w:styleId="IntenseEmphasis">
    <w:name w:val="Intense Emphasis"/>
    <w:basedOn w:val="DefaultParagraphFont"/>
    <w:uiPriority w:val="21"/>
    <w:qFormat/>
    <w:rsid w:val="003A17A2"/>
    <w:rPr>
      <w:i/>
      <w:iCs/>
      <w:color w:val="2F5496" w:themeColor="accent1" w:themeShade="BF"/>
    </w:rPr>
  </w:style>
  <w:style w:type="paragraph" w:styleId="IntenseQuote">
    <w:name w:val="Intense Quote"/>
    <w:basedOn w:val="Normal"/>
    <w:next w:val="Normal"/>
    <w:link w:val="IntenseQuoteChar"/>
    <w:uiPriority w:val="30"/>
    <w:qFormat/>
    <w:rsid w:val="003A17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17A2"/>
    <w:rPr>
      <w:i/>
      <w:iCs/>
      <w:color w:val="2F5496" w:themeColor="accent1" w:themeShade="BF"/>
    </w:rPr>
  </w:style>
  <w:style w:type="character" w:styleId="IntenseReference">
    <w:name w:val="Intense Reference"/>
    <w:basedOn w:val="DefaultParagraphFont"/>
    <w:uiPriority w:val="32"/>
    <w:qFormat/>
    <w:rsid w:val="003A17A2"/>
    <w:rPr>
      <w:b/>
      <w:bCs/>
      <w:smallCaps/>
      <w:color w:val="2F5496" w:themeColor="accent1" w:themeShade="BF"/>
      <w:spacing w:val="5"/>
    </w:rPr>
  </w:style>
  <w:style w:type="character" w:styleId="Hyperlink">
    <w:name w:val="Hyperlink"/>
    <w:basedOn w:val="DefaultParagraphFont"/>
    <w:uiPriority w:val="99"/>
    <w:unhideWhenUsed/>
    <w:rsid w:val="003A17A2"/>
    <w:rPr>
      <w:color w:val="0563C1" w:themeColor="hyperlink"/>
      <w:u w:val="single"/>
    </w:rPr>
  </w:style>
  <w:style w:type="paragraph" w:styleId="Header">
    <w:name w:val="header"/>
    <w:basedOn w:val="Normal"/>
    <w:link w:val="HeaderChar"/>
    <w:uiPriority w:val="99"/>
    <w:unhideWhenUsed/>
    <w:rsid w:val="003A17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7A2"/>
  </w:style>
  <w:style w:type="paragraph" w:styleId="Footer">
    <w:name w:val="footer"/>
    <w:basedOn w:val="Normal"/>
    <w:link w:val="FooterChar"/>
    <w:uiPriority w:val="99"/>
    <w:unhideWhenUsed/>
    <w:rsid w:val="003A17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7A2"/>
  </w:style>
  <w:style w:type="paragraph" w:styleId="BodyText">
    <w:name w:val="Body Text"/>
    <w:basedOn w:val="Normal"/>
    <w:link w:val="BodyTextChar"/>
    <w:uiPriority w:val="1"/>
    <w:qFormat/>
    <w:rsid w:val="000F38CB"/>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0F38CB"/>
    <w:rPr>
      <w:rFonts w:ascii="Calibri" w:eastAsia="Calibri" w:hAnsi="Calibri" w:cs="Calibri"/>
      <w:kern w:val="0"/>
      <w:sz w:val="24"/>
      <w:szCs w:val="24"/>
      <w:lang w:val="en-US"/>
      <w14:ligatures w14:val="none"/>
    </w:rPr>
  </w:style>
  <w:style w:type="paragraph" w:styleId="ListBullet">
    <w:name w:val="List Bullet"/>
    <w:basedOn w:val="Normal"/>
    <w:uiPriority w:val="99"/>
    <w:unhideWhenUsed/>
    <w:rsid w:val="000F38CB"/>
    <w:pPr>
      <w:numPr>
        <w:numId w:val="14"/>
      </w:numPr>
      <w:spacing w:after="200" w:line="276" w:lineRule="auto"/>
      <w:contextualSpacing/>
    </w:pPr>
    <w:rPr>
      <w:rFonts w:eastAsiaTheme="minorEastAsia"/>
      <w:kern w:val="0"/>
      <w:lang w:val="en-US"/>
      <w14:ligatures w14:val="none"/>
    </w:rPr>
  </w:style>
  <w:style w:type="table" w:styleId="TableGrid">
    <w:name w:val="Table Grid"/>
    <w:basedOn w:val="TableNormal"/>
    <w:uiPriority w:val="59"/>
    <w:rsid w:val="0034000C"/>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232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507533">
      <w:bodyDiv w:val="1"/>
      <w:marLeft w:val="0"/>
      <w:marRight w:val="0"/>
      <w:marTop w:val="0"/>
      <w:marBottom w:val="0"/>
      <w:divBdr>
        <w:top w:val="none" w:sz="0" w:space="0" w:color="auto"/>
        <w:left w:val="none" w:sz="0" w:space="0" w:color="auto"/>
        <w:bottom w:val="none" w:sz="0" w:space="0" w:color="auto"/>
        <w:right w:val="none" w:sz="0" w:space="0" w:color="auto"/>
      </w:divBdr>
    </w:div>
    <w:div w:id="307172876">
      <w:bodyDiv w:val="1"/>
      <w:marLeft w:val="0"/>
      <w:marRight w:val="0"/>
      <w:marTop w:val="0"/>
      <w:marBottom w:val="0"/>
      <w:divBdr>
        <w:top w:val="none" w:sz="0" w:space="0" w:color="auto"/>
        <w:left w:val="none" w:sz="0" w:space="0" w:color="auto"/>
        <w:bottom w:val="none" w:sz="0" w:space="0" w:color="auto"/>
        <w:right w:val="none" w:sz="0" w:space="0" w:color="auto"/>
      </w:divBdr>
    </w:div>
    <w:div w:id="839585231">
      <w:bodyDiv w:val="1"/>
      <w:marLeft w:val="0"/>
      <w:marRight w:val="0"/>
      <w:marTop w:val="0"/>
      <w:marBottom w:val="0"/>
      <w:divBdr>
        <w:top w:val="none" w:sz="0" w:space="0" w:color="auto"/>
        <w:left w:val="none" w:sz="0" w:space="0" w:color="auto"/>
        <w:bottom w:val="none" w:sz="0" w:space="0" w:color="auto"/>
        <w:right w:val="none" w:sz="0" w:space="0" w:color="auto"/>
      </w:divBdr>
    </w:div>
    <w:div w:id="963314869">
      <w:bodyDiv w:val="1"/>
      <w:marLeft w:val="0"/>
      <w:marRight w:val="0"/>
      <w:marTop w:val="0"/>
      <w:marBottom w:val="0"/>
      <w:divBdr>
        <w:top w:val="none" w:sz="0" w:space="0" w:color="auto"/>
        <w:left w:val="none" w:sz="0" w:space="0" w:color="auto"/>
        <w:bottom w:val="none" w:sz="0" w:space="0" w:color="auto"/>
        <w:right w:val="none" w:sz="0" w:space="0" w:color="auto"/>
      </w:divBdr>
    </w:div>
    <w:div w:id="1162508398">
      <w:bodyDiv w:val="1"/>
      <w:marLeft w:val="0"/>
      <w:marRight w:val="0"/>
      <w:marTop w:val="0"/>
      <w:marBottom w:val="0"/>
      <w:divBdr>
        <w:top w:val="none" w:sz="0" w:space="0" w:color="auto"/>
        <w:left w:val="none" w:sz="0" w:space="0" w:color="auto"/>
        <w:bottom w:val="none" w:sz="0" w:space="0" w:color="auto"/>
        <w:right w:val="none" w:sz="0" w:space="0" w:color="auto"/>
      </w:divBdr>
    </w:div>
    <w:div w:id="1862666048">
      <w:bodyDiv w:val="1"/>
      <w:marLeft w:val="0"/>
      <w:marRight w:val="0"/>
      <w:marTop w:val="0"/>
      <w:marBottom w:val="0"/>
      <w:divBdr>
        <w:top w:val="none" w:sz="0" w:space="0" w:color="auto"/>
        <w:left w:val="none" w:sz="0" w:space="0" w:color="auto"/>
        <w:bottom w:val="none" w:sz="0" w:space="0" w:color="auto"/>
        <w:right w:val="none" w:sz="0" w:space="0" w:color="auto"/>
      </w:divBdr>
    </w:div>
    <w:div w:id="1930238841">
      <w:bodyDiv w:val="1"/>
      <w:marLeft w:val="0"/>
      <w:marRight w:val="0"/>
      <w:marTop w:val="0"/>
      <w:marBottom w:val="0"/>
      <w:divBdr>
        <w:top w:val="none" w:sz="0" w:space="0" w:color="auto"/>
        <w:left w:val="none" w:sz="0" w:space="0" w:color="auto"/>
        <w:bottom w:val="none" w:sz="0" w:space="0" w:color="auto"/>
        <w:right w:val="none" w:sz="0" w:space="0" w:color="auto"/>
      </w:divBdr>
    </w:div>
    <w:div w:id="1934435643">
      <w:bodyDiv w:val="1"/>
      <w:marLeft w:val="0"/>
      <w:marRight w:val="0"/>
      <w:marTop w:val="0"/>
      <w:marBottom w:val="0"/>
      <w:divBdr>
        <w:top w:val="none" w:sz="0" w:space="0" w:color="auto"/>
        <w:left w:val="none" w:sz="0" w:space="0" w:color="auto"/>
        <w:bottom w:val="none" w:sz="0" w:space="0" w:color="auto"/>
        <w:right w:val="none" w:sz="0" w:space="0" w:color="auto"/>
      </w:divBdr>
    </w:div>
    <w:div w:id="201826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hyperlink" Target="http://www.accuweather.com"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94D40-E182-434E-891D-672243BBF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80</Pages>
  <Words>8970</Words>
  <Characters>51133</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Shradhanjali Mohanty</dc:creator>
  <cp:keywords/>
  <dc:description/>
  <cp:lastModifiedBy>Puja Oram</cp:lastModifiedBy>
  <cp:revision>8</cp:revision>
  <dcterms:created xsi:type="dcterms:W3CDTF">2025-05-05T15:20:00Z</dcterms:created>
  <dcterms:modified xsi:type="dcterms:W3CDTF">2025-05-05T15:23:00Z</dcterms:modified>
</cp:coreProperties>
</file>